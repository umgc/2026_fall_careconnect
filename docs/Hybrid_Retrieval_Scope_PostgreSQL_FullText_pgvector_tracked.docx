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8" w:author="CareConnect Doc Refresh" w:date="2026-06-29T00:33:48Z">
        <w:r>
          <w:rPr>
            <w:i/>
          </w:rPr>
          <w:t xml:space="preserve">[Track Changes] Revisions by CareConnect Doc Refresh on 2026-06-29. Open Review tab → All Markup to see insertions/deletions.</w:t>
        </w:r>
      </w:ins>
    </w:p>
    <w:p>
      <w:pPr>
        <w:pStyle w:val="Title"/>
        <w:jc w:val="center"/>
      </w:pPr>
      <w:r>
        <w:t>Hybrid Retrieval Scope Documentation</w:t>
      </w:r>
    </w:p>
    <w:p>
      <w:r>
        <w:t>PostgreSQL Full-Text Search + pgvector Semantic Search</w:t>
      </w:r>
    </w:p>
    <w:p>
      <w:r>
        <w:t>CareConnect Team E — AI Services &amp; Intelligent Recall</w:t>
      </w:r>
    </w:p>
    <w:p>
      <w:r>
        <w:t>Derived from Team E SRS v2.0, Milestone 2 TDD, Software Test Plan, Project Plan, and the CareConnect application codebase.</w:t>
      </w:r>
    </w:p>
    <w:ins w:id="1" w:author="CareConnect Doc Refresh" w:date="2026-06-29T00:33:48Z">
      <w:p>
        <w:r>
          <w:rPr>
            <w:highlight w:val="yellow"/>
          </w:rPr>
          <w:t>Codebase refresh: June 2026 (post PR #88 Bedrock/Claude, PR #89 participant handling)</w:t>
        </w:r>
      </w:p>
    </w:ins>
    <w:ins w:id="2" w:author="CareConnect Doc Refresh" w:date="2026-06-29T00:33:48Z">
      <w:p>
        <w:pPr>
          <w:pStyle w:val="ListBullet"/>
        </w:pPr>
        <w:r>
          <w:t>AI chat opt-in: careconnect.ai.enabled=false by default in application-dev.properties; AIChatController and Bedrock beans load only when CARECONNECT_AI_ENABLED=true.</w:t>
        </w:r>
      </w:p>
    </w:ins>
    <w:ins w:id="3" w:author="CareConnect Doc Refresh" w:date="2026-06-29T00:33:48Z">
      <w:p>
        <w:pPr>
          <w:pStyle w:val="ListBullet"/>
        </w:pPr>
        <w:r>
          <w:t>Primary AI provider is Bedrock (careconnect.ai.provider=bedrock) via AIServiceFactory → BedrockAIChatAdapter → BedrockAIChatService; DeepSeek chat path disabled (DefaultAIChatService throws).</w:t>
        </w:r>
      </w:p>
    </w:ins>
    <w:ins w:id="4" w:author="CareConnect Doc Refresh" w:date="2026-06-29T00:33:48Z">
      <w:p>
        <w:pPr>
          <w:pStyle w:val="ListBullet"/>
        </w:pPr>
        <w:r>
          <w:t>BedrockModelSupport adds approved Claude Sonnet 4/4.5/4.6 and Nova models with inference-profile routing.</w:t>
        </w:r>
      </w:p>
    </w:ins>
    <w:ins w:id="5" w:author="CareConnect Doc Refresh" w:date="2026-06-29T00:33:48Z">
      <w:p>
        <w:pPr>
          <w:pStyle w:val="ListBullet"/>
        </w:pPr>
        <w:r>
          <w:t>BedrockAIChatService sends user message only — MedicalContextService / PatientContextRetrievalService are not wired into the active Bedrock chat path (medical context injection gap).</w:t>
        </w:r>
      </w:p>
    </w:ins>
    <w:ins w:id="6" w:author="CareConnect Doc Refresh" w:date="2026-06-29T00:33:48Z">
      <w:p>
        <w:pPr>
          <w:pStyle w:val="ListBullet"/>
        </w:pPr>
        <w:r>
          <w:t>Voice form AI (symptom/allergy): careconnect.deepseek.enabled=false in dev disables AiSymptomController and AiAllergyController even though matchIfMissing=true.</w:t>
        </w:r>
      </w:p>
    </w:ins>
    <w:ins w:id="7" w:author="CareConnect Doc Refresh" w:date="2026-06-29T00:33:48Z">
      <w:p>
        <w:pPr>
          <w:pStyle w:val="ListBullet"/>
        </w:pPr>
        <w:r>
          <w:t>Video calls: frontend VideoCallService tracks participantUserIds and POSTs them on /end; CallController.mergeParticipantUserIds improves multi-party end detection; participant-left vs call-ended WS events.</w:t>
        </w:r>
      </w:p>
    </w:ins>
    <w:ins w:id="8" w:author="CareConnect Doc Refresh" w:date="2026-06-29T00:33:48Z">
      <w:p>
        <w:pPr>
          <w:pStyle w:val="ListBullet"/>
        </w:pPr>
        <w:r>
          <w:t>ChimeService caches attendee credentials per (callId, userId) for idempotent re-join (no duplicate externalUserId errors).</w:t>
        </w:r>
      </w:p>
    </w:ins>
    <w:ins w:id="9" w:author="CareConnect Doc Refresh" w:date="2026-06-29T00:33:48Z">
      <w:p>
        <w:pPr>
          <w:pStyle w:val="ListBullet"/>
        </w:pPr>
        <w:r>
          <w:t>Hybrid retrieval (retrieval_index_chunk, FTS, pgvector Ask AI gateway) still not implemented — gaps below remain open.</w:t>
        </w:r>
      </w:p>
    </w:ins>
    <w:p/>
    <w:p>
      <w:pPr>
        <w:pStyle w:val="Heading1"/>
      </w:pPr>
      <w:r>
        <w:t>1. Document Purpose and Sources</w:t>
      </w:r>
    </w:p>
    <w:p>
      <w:pPr>
        <w:pStyle w:val="ListBullet"/>
      </w:pPr>
      <w:r>
        <w:t>Purpose: Define the scope, architecture, indexed record types, and upstream dependencies for hybrid retrieval in CareConnect Ask AI and related workstreams.</w:t>
      </w:r>
    </w:p>
    <w:p>
      <w:pPr>
        <w:pStyle w:val="ListBullet"/>
      </w:pPr>
      <w:r>
        <w:t>Primary requirement source: SRS Section 2.5 (Hybrid retrieval constraint) and Section 3 (AI-Assisted Retrieval).</w:t>
      </w:r>
    </w:p>
    <w:p>
      <w:pPr>
        <w:pStyle w:val="ListBullet"/>
      </w:pPr>
      <w:r>
        <w:t>Design source: Milestone 2 TDD Sections 3.3, 5.2, 7.x (shared schema, retrieval service).</w:t>
      </w:r>
    </w:p>
    <w:p>
      <w:pPr>
        <w:pStyle w:val="ListBullet"/>
      </w:pPr>
      <w:r>
        <w:t>Validation source: Milestone 2 Software Test Plan (TC-E-AI-* coverage, FR-AI mapping).</w:t>
      </w:r>
    </w:p>
    <w:p>
      <w:pPr>
        <w:pStyle w:val="ListBullet"/>
      </w:pPr>
      <w:r>
        <w:t>Schedule source: Project Plan WBS 3.2 (AI Agent retrieval service &amp; LLM integration).</w:t>
      </w:r>
    </w:p>
    <w:p>
      <w:r>
        <w:rPr>
          <w:b/>
        </w:rPr>
        <w:t>Reference documents reviewed:</w:t>
      </w:r>
    </w:p>
    <w:p>
      <w:pPr>
        <w:pStyle w:val="ListBullet"/>
      </w:pPr>
      <w:r>
        <w:t>C:\Users\ravic\Downloads\CareConnect_SRS_Revision 2.0_TEAM E.docx</w:t>
      </w:r>
    </w:p>
    <w:p>
      <w:pPr>
        <w:pStyle w:val="ListBullet"/>
      </w:pPr>
      <w:r>
        <w:t>C:\Users\ravic\Downloads\CareConnect_Milestone_2_Software_Test_Plan (2).docx</w:t>
      </w:r>
    </w:p>
    <w:p>
      <w:pPr>
        <w:pStyle w:val="ListBullet"/>
      </w:pPr>
      <w:r>
        <w:t>C:\Users\ravic\Downloads\CareConnect_Milestone_2_TDD_TEAM E.docx</w:t>
      </w:r>
    </w:p>
    <w:p>
      <w:pPr>
        <w:pStyle w:val="ListBullet"/>
      </w:pPr>
      <w:r>
        <w:t>C:\Users\ravic\Downloads\CareConnect_ProjectPlan_Revised (1).docx</w:t>
      </w:r>
    </w:p>
    <w:p>
      <w:pPr>
        <w:pStyle w:val="Heading1"/>
      </w:pPr>
      <w:r>
        <w:t>2. Executive Summary</w:t>
      </w:r>
    </w:p>
    <w:p>
      <w:r>
        <w:t>Team E specifies a records-grounded Ask AI capability that answers natural-language questions strictly from indexed patient records. Retrieval must combine three mechanisms: (1) structured PostgreSQL queries for precise filters, (2) PostgreSQL full-text search for keyword and phrase matching, and (3) pgvector semantic search for conversational and paraphrased questions. Generative output is assembled only after scoped retrieval and must include citations, disclaimers, and RBAC enforcement on every request.</w:t>
      </w:r>
    </w:p>
    <w:p>
      <w:r>
        <w:t>The shared data layer (Aurora PostgreSQL + pgvector in production design; local pgvector/pg15 Docker in development) holds metadata, embeddings, and searchable text. Encrypted S3 holds large artifacts: transcripts, OCR text, and uploaded documents. Index refresh target: within 5 minutes of a new transcript, summary, or document. End-to-end Ask AI latency target: 5 seconds p95.</w:t>
      </w:r>
    </w:p>
    <w:p>
      <w:pPr>
        <w:pStyle w:val="Heading1"/>
      </w:pPr>
      <w:r>
        <w:t>3. Hybrid Retrieval Definition</w:t>
      </w:r>
    </w:p>
    <w:p>
      <w:pPr>
        <w:pStyle w:val="Heading2"/>
      </w:pPr>
      <w:r>
        <w:t>3.1 SRS Definition</w:t>
      </w:r>
    </w:p>
    <w:p>
      <w:r>
        <w:t>SRS Section 2.5 states: 'Hybrid retrieval — A structured database, full-text search, and vector search work together so the agent can answer both precise and conversational questions.'</w:t>
      </w:r>
    </w:p>
    <w:p>
      <w:pPr>
        <w:pStyle w:val="Heading2"/>
      </w:pPr>
      <w:r>
        <w:t>3.2 TDD Retrieval Pattern</w:t>
      </w:r>
    </w:p>
    <w:p>
      <w:pPr>
        <w:pStyle w:val="ListBullet"/>
      </w:pPr>
      <w:r>
        <w:t>Retrieve scoped context → call model through abstraction layer → validate JSON schema → apply safety pass → persist with citations and audit entry.</w:t>
      </w:r>
    </w:p>
    <w:p>
      <w:pPr>
        <w:pStyle w:val="ListBullet"/>
      </w:pPr>
      <w:r>
        <w:t>Orchestration forces the model to confine answers to supplied records only.</w:t>
      </w:r>
    </w:p>
    <w:p>
      <w:pPr>
        <w:pStyle w:val="ListBullet"/>
      </w:pPr>
      <w:r>
        <w:t>Sequence (TDD Figure 3.6): mobile app → JWT-authenticated request → retrieval service performs hybrid search over Aurora pgvector → Bedrock returns grounded answer.</w:t>
      </w:r>
    </w:p>
    <w:p>
      <w:pPr>
        <w:pStyle w:val="ListBullet"/>
      </w:pPr>
      <w:r>
        <w:t>SCC-3 control sequence: RBAC → consent → retrieval → validate/cite → HITL → audit.</w:t>
      </w:r>
    </w:p>
    <w:p>
      <w:pPr>
        <w:pStyle w:val="Heading2"/>
      </w:pPr>
      <w:r>
        <w:t>3.3 Three-Layer Search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Technology</w:t>
            </w:r>
          </w:p>
        </w:tc>
        <w:tc>
          <w:tcPr>
            <w:tcW w:type="dxa" w:w="2160"/>
          </w:tcPr>
          <w:p>
            <w:r>
              <w:t>Best for</w:t>
            </w:r>
          </w:p>
        </w:tc>
        <w:tc>
          <w:tcPr>
            <w:tcW w:type="dxa" w:w="2160"/>
          </w:tcPr>
          <w:p>
            <w:r>
              <w:t>Example queries</w:t>
            </w:r>
          </w:p>
        </w:tc>
      </w:tr>
      <w:tr>
        <w:tc>
          <w:tcPr>
            <w:tcW w:type="dxa" w:w="2160"/>
          </w:tcPr>
          <w:p>
            <w:r>
              <w:t>Structured SQL</w:t>
            </w:r>
          </w:p>
        </w:tc>
        <w:tc>
          <w:tcPr>
            <w:tcW w:type="dxa" w:w="2160"/>
          </w:tcPr>
          <w:p>
            <w:r>
              <w:t>PostgreSQL relational filters + indexes</w:t>
            </w:r>
          </w:p>
        </w:tc>
        <w:tc>
          <w:tcPr>
            <w:tcW w:type="dxa" w:w="2160"/>
          </w:tcPr>
          <w:p>
            <w:r>
              <w:t>Exact filters, timelines, IDs, dates, record type</w:t>
            </w:r>
          </w:p>
        </w:tc>
        <w:tc>
          <w:tcPr>
            <w:tcW w:type="dxa" w:w="2160"/>
          </w:tcPr>
          <w:p>
            <w:r>
              <w:t>Summaries from last week; medications with status changed</w:t>
            </w:r>
          </w:p>
        </w:tc>
      </w:tr>
      <w:tr>
        <w:tc>
          <w:tcPr>
            <w:tcW w:type="dxa" w:w="2160"/>
          </w:tcPr>
          <w:p>
            <w:r>
              <w:t>Full-text (FTS)</w:t>
            </w:r>
          </w:p>
        </w:tc>
        <w:tc>
          <w:tcPr>
            <w:tcW w:type="dxa" w:w="2160"/>
          </w:tcPr>
          <w:p>
            <w:r>
              <w:t>PostgreSQL tsvector / tsquery (English + Spanish)</w:t>
            </w:r>
          </w:p>
        </w:tc>
        <w:tc>
          <w:tcPr>
            <w:tcW w:type="dxa" w:w="2160"/>
          </w:tcPr>
          <w:p>
            <w:r>
              <w:t>Keywords, sender names, exact phrases, medication names</w:t>
            </w:r>
          </w:p>
        </w:tc>
        <w:tc>
          <w:tcPr>
            <w:tcW w:type="dxa" w:w="2160"/>
          </w:tcPr>
          <w:p>
            <w:r>
              <w:t>blood pressure medication; student loan mail</w:t>
            </w:r>
          </w:p>
        </w:tc>
      </w:tr>
      <w:tr>
        <w:tc>
          <w:tcPr>
            <w:tcW w:type="dxa" w:w="2160"/>
          </w:tcPr>
          <w:p>
            <w:r>
              <w:t>Semantic (vector)</w:t>
            </w:r>
          </w:p>
        </w:tc>
        <w:tc>
          <w:tcPr>
            <w:tcW w:type="dxa" w:w="2160"/>
          </w:tcPr>
          <w:p>
            <w:r>
              <w:t>pgvector cosine similarity on embeddings</w:t>
            </w:r>
          </w:p>
        </w:tc>
        <w:tc>
          <w:tcPr>
            <w:tcW w:type="dxa" w:w="2160"/>
          </w:tcPr>
          <w:p>
            <w:r>
              <w:t>Paraphrase, conversational intent, fuzzy recall</w:t>
            </w:r>
          </w:p>
        </w:tc>
        <w:tc>
          <w:tcPr>
            <w:tcW w:type="dxa" w:w="2160"/>
          </w:tcPr>
          <w:p>
            <w:r>
              <w:t>What did the nurse say about my pills?</w:t>
            </w:r>
          </w:p>
        </w:tc>
      </w:tr>
    </w:tbl>
    <w:p/>
    <w:p>
      <w:r>
        <w:t>Hybrid merge: TDD and SRS describe merging keyword matches over structured fields with semantic similarity over embeddings, then ranking by combined relevance. Results are framed as records-based likely matches, not guaranteed exact retrieval (SRS known limitation).</w:t>
      </w:r>
    </w:p>
    <w:p>
      <w:pPr>
        <w:pStyle w:val="Heading1"/>
      </w:pPr>
      <w:r>
        <w:t>4. Scope Boundaries</w:t>
      </w:r>
    </w:p>
    <w:p>
      <w:pPr>
        <w:pStyle w:val="Heading2"/>
      </w:pPr>
      <w:r>
        <w:t>4.1 In Scope</w:t>
      </w:r>
    </w:p>
    <w:p>
      <w:pPr>
        <w:pStyle w:val="ListBullet"/>
      </w:pPr>
      <w:r>
        <w:t>Ask AI retrieval from indexed patient records (transcripts, summaries, documents, caregiver notes, care instructions, USPS mail records).</w:t>
      </w:r>
    </w:p>
    <w:p>
      <w:pPr>
        <w:pStyle w:val="ListBullet"/>
      </w:pPr>
      <w:r>
        <w:t>Hybrid keyword + semantic search for USPS mail (FR-USPS-4).</w:t>
      </w:r>
    </w:p>
    <w:p>
      <w:pPr>
        <w:pStyle w:val="ListBullet"/>
      </w:pPr>
      <w:r>
        <w:t>Indexing summary fields for Ask AI (FR-SUM-7).</w:t>
      </w:r>
    </w:p>
    <w:p>
      <w:pPr>
        <w:pStyle w:val="ListBullet"/>
      </w:pPr>
      <w:r>
        <w:t>Async embedding generation within 5-minute index refresh (NFR-AI-3).</w:t>
      </w:r>
    </w:p>
    <w:p>
      <w:pPr>
        <w:pStyle w:val="ListBullet"/>
      </w:pPr>
      <w:r>
        <w:t>RBAC and row-level patient scoping on every retrieval request (FR-AI-1).</w:t>
      </w:r>
    </w:p>
    <w:p>
      <w:pPr>
        <w:pStyle w:val="ListBullet"/>
      </w:pPr>
      <w:r>
        <w:t>Minimum-necessary context sent to Bedrock (FR-AI-9).</w:t>
      </w:r>
    </w:p>
    <w:p>
      <w:pPr>
        <w:pStyle w:val="ListBullet"/>
      </w:pPr>
      <w:r>
        <w:t>STML recall and Daily Memory Brief consuming the same retrieval index.</w:t>
      </w:r>
    </w:p>
    <w:p>
      <w:pPr>
        <w:pStyle w:val="Heading2"/>
      </w:pPr>
      <w:r>
        <w:t>4.2 Out of Scope</w:t>
      </w:r>
    </w:p>
    <w:p>
      <w:pPr>
        <w:pStyle w:val="ListBullet"/>
      </w:pPr>
      <w:r>
        <w:t>Clinical decision-making, diagnosis, treatment, or dosage recommendations.</w:t>
      </w:r>
    </w:p>
    <w:p>
      <w:pPr>
        <w:pStyle w:val="ListBullet"/>
      </w:pPr>
      <w:r>
        <w:t>Answers from general model knowledge for medical or care-related prompts.</w:t>
      </w:r>
    </w:p>
    <w:p>
      <w:pPr>
        <w:pStyle w:val="ListBullet"/>
      </w:pPr>
      <w:r>
        <w:t>Raw audio persistence in retrieval or summary layers.</w:t>
      </w:r>
    </w:p>
    <w:p>
      <w:pPr>
        <w:pStyle w:val="ListBullet"/>
      </w:pPr>
      <w:r>
        <w:t>Real-time in-call summarization or retrieval (upstream transcript dependency).</w:t>
      </w:r>
    </w:p>
    <w:p>
      <w:pPr>
        <w:pStyle w:val="ListBullet"/>
      </w:pPr>
      <w:r>
        <w:t>EHR, pharmacy, or external provider-system integration.</w:t>
      </w:r>
    </w:p>
    <w:p>
      <w:pPr>
        <w:pStyle w:val="ListBullet"/>
      </w:pPr>
      <w:r>
        <w:t>Automatic writes (calendar, reminders, care plan) from retrieval answers without confirmation flow.</w:t>
      </w:r>
    </w:p>
    <w:p>
      <w:pPr>
        <w:pStyle w:val="Heading1"/>
      </w:pPr>
      <w:r>
        <w:t>5. Indexed Record Types</w:t>
      </w:r>
    </w:p>
    <w:p>
      <w:r>
        <w:t>The shared schema (TDD Section 7.1) defines entities indexed for hybrid retrieval. Each indexed chunk must carry patient scope, record type, source record ID, excerpt text, optional deep link, and embedding vector for semantic search.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Record type</w:t>
            </w:r>
          </w:p>
        </w:tc>
        <w:tc>
          <w:tcPr>
            <w:tcW w:type="dxa" w:w="1440"/>
          </w:tcPr>
          <w:p>
            <w:r>
              <w:t>Source workstream</w:t>
            </w:r>
          </w:p>
        </w:tc>
        <w:tc>
          <w:tcPr>
            <w:tcW w:type="dxa" w:w="1440"/>
          </w:tcPr>
          <w:p>
            <w:r>
              <w:t>Structured fields</w:t>
            </w:r>
          </w:p>
        </w:tc>
        <w:tc>
          <w:tcPr>
            <w:tcW w:type="dxa" w:w="1440"/>
          </w:tcPr>
          <w:p>
            <w:r>
              <w:t>FTS target</w:t>
            </w:r>
          </w:p>
        </w:tc>
        <w:tc>
          <w:tcPr>
            <w:tcW w:type="dxa" w:w="1440"/>
          </w:tcPr>
          <w:p>
            <w:r>
              <w:t>Vector target</w:t>
            </w:r>
          </w:p>
        </w:tc>
        <w:tc>
          <w:tcPr>
            <w:tcW w:type="dxa" w:w="1440"/>
          </w:tcPr>
          <w:p>
            <w:r>
              <w:t>SRS/TDD ref</w:t>
            </w:r>
          </w:p>
        </w:tc>
      </w:tr>
      <w:tr>
        <w:tc>
          <w:tcPr>
            <w:tcW w:type="dxa" w:w="1440"/>
          </w:tcPr>
          <w:p>
            <w:r>
              <w:t>Transcript segment / chunk</w:t>
            </w:r>
          </w:p>
        </w:tc>
        <w:tc>
          <w:tcPr>
            <w:tcW w:type="dxa" w:w="1440"/>
          </w:tcPr>
          <w:p>
            <w:r>
              <w:t>Call/Visit Summaries (upstream)</w:t>
            </w:r>
          </w:p>
        </w:tc>
        <w:tc>
          <w:tcPr>
            <w:tcW w:type="dxa" w:w="1440"/>
          </w:tcPr>
          <w:p>
            <w:r>
              <w:t>call_id, speaker, timestamps, session_id</w:t>
            </w:r>
          </w:p>
        </w:tc>
        <w:tc>
          <w:tcPr>
            <w:tcW w:type="dxa" w:w="1440"/>
          </w:tcPr>
          <w:p>
            <w:r>
              <w:t>transcript_text</w:t>
            </w:r>
          </w:p>
        </w:tc>
        <w:tc>
          <w:tcPr>
            <w:tcW w:type="dxa" w:w="1440"/>
          </w:tcPr>
          <w:p>
            <w:r>
              <w:t>chunk embedding</w:t>
            </w:r>
          </w:p>
        </w:tc>
        <w:tc>
          <w:tcPr>
            <w:tcW w:type="dxa" w:w="1440"/>
          </w:tcPr>
          <w:p>
            <w:r>
              <w:t>SRS §3, §4; TDD UC-SUM-5</w:t>
            </w:r>
          </w:p>
        </w:tc>
      </w:tr>
      <w:tr>
        <w:tc>
          <w:tcPr>
            <w:tcW w:type="dxa" w:w="1440"/>
          </w:tcPr>
          <w:p>
            <w:r>
              <w:t>Call summary</w:t>
            </w:r>
          </w:p>
        </w:tc>
        <w:tc>
          <w:tcPr>
            <w:tcW w:type="dxa" w:w="1440"/>
          </w:tcPr>
          <w:p>
            <w:r>
              <w:t>Summaries</w:t>
            </w:r>
          </w:p>
        </w:tc>
        <w:tc>
          <w:tcPr>
            <w:tcW w:type="dxa" w:w="1440"/>
          </w:tcPr>
          <w:p>
            <w:r>
              <w:t>headline, narrative, status, generated_at</w:t>
            </w:r>
          </w:p>
        </w:tc>
        <w:tc>
          <w:tcPr>
            <w:tcW w:type="dxa" w:w="1440"/>
          </w:tcPr>
          <w:p>
            <w:r>
              <w:t>summary_json text fields</w:t>
            </w:r>
          </w:p>
        </w:tc>
        <w:tc>
          <w:tcPr>
            <w:tcW w:type="dxa" w:w="1440"/>
          </w:tcPr>
          <w:p>
            <w:r>
              <w:t>summary embedding</w:t>
            </w:r>
          </w:p>
        </w:tc>
        <w:tc>
          <w:tcPr>
            <w:tcW w:type="dxa" w:w="1440"/>
          </w:tcPr>
          <w:p>
            <w:r>
              <w:t>FR-SUM-7</w:t>
            </w:r>
          </w:p>
        </w:tc>
      </w:tr>
      <w:tr>
        <w:tc>
          <w:tcPr>
            <w:tcW w:type="dxa" w:w="1440"/>
          </w:tcPr>
          <w:p>
            <w:r>
              <w:t>Summary item</w:t>
            </w:r>
          </w:p>
        </w:tc>
        <w:tc>
          <w:tcPr>
            <w:tcW w:type="dxa" w:w="1440"/>
          </w:tcPr>
          <w:p>
            <w:r>
              <w:t>Summaries</w:t>
            </w:r>
          </w:p>
        </w:tc>
        <w:tc>
          <w:tcPr>
            <w:tcW w:type="dxa" w:w="1440"/>
          </w:tcPr>
          <w:p>
            <w:r>
              <w:t>action_items, appointments, care_instructions</w:t>
            </w:r>
          </w:p>
        </w:tc>
        <w:tc>
          <w:tcPr>
            <w:tcW w:type="dxa" w:w="1440"/>
          </w:tcPr>
          <w:p>
            <w:r>
              <w:t>item text + citation</w:t>
            </w:r>
          </w:p>
        </w:tc>
        <w:tc>
          <w:tcPr>
            <w:tcW w:type="dxa" w:w="1440"/>
          </w:tcPr>
          <w:p>
            <w:r>
              <w:t>item embedding</w:t>
            </w:r>
          </w:p>
        </w:tc>
        <w:tc>
          <w:tcPr>
            <w:tcW w:type="dxa" w:w="1440"/>
          </w:tcPr>
          <w:p>
            <w:r>
              <w:t>TDD shared schema</w:t>
            </w:r>
          </w:p>
        </w:tc>
      </w:tr>
      <w:tr>
        <w:tc>
          <w:tcPr>
            <w:tcW w:type="dxa" w:w="1440"/>
          </w:tcPr>
          <w:p>
            <w:r>
              <w:t>Uploaded / scanned document</w:t>
            </w:r>
          </w:p>
        </w:tc>
        <w:tc>
          <w:tcPr>
            <w:tcW w:type="dxa" w:w="1440"/>
          </w:tcPr>
          <w:p>
            <w:r>
              <w:t>Platform + OCR pipeline</w:t>
            </w:r>
          </w:p>
        </w:tc>
        <w:tc>
          <w:tcPr>
            <w:tcW w:type="dxa" w:w="1440"/>
          </w:tcPr>
          <w:p>
            <w:r>
              <w:t>document_id, mime, upload date</w:t>
            </w:r>
          </w:p>
        </w:tc>
        <w:tc>
          <w:tcPr>
            <w:tcW w:type="dxa" w:w="1440"/>
          </w:tcPr>
          <w:p>
            <w:r>
              <w:t>OCR text (S3 or inline)</w:t>
            </w:r>
          </w:p>
        </w:tc>
        <w:tc>
          <w:tcPr>
            <w:tcW w:type="dxa" w:w="1440"/>
          </w:tcPr>
          <w:p>
            <w:r>
              <w:t>document chunk embeddings</w:t>
            </w:r>
          </w:p>
        </w:tc>
        <w:tc>
          <w:tcPr>
            <w:tcW w:type="dxa" w:w="1440"/>
          </w:tcPr>
          <w:p>
            <w:r>
              <w:t>SRS §3 retrieval sources</w:t>
            </w:r>
          </w:p>
        </w:tc>
      </w:tr>
      <w:tr>
        <w:tc>
          <w:tcPr>
            <w:tcW w:type="dxa" w:w="1440"/>
          </w:tcPr>
          <w:p>
            <w:r>
              <w:t>Caregiver note / care instruction</w:t>
            </w:r>
          </w:p>
        </w:tc>
        <w:tc>
          <w:tcPr>
            <w:tcW w:type="dxa" w:w="1440"/>
          </w:tcPr>
          <w:p>
            <w:r>
              <w:t>Platform</w:t>
            </w:r>
          </w:p>
        </w:tc>
        <w:tc>
          <w:tcPr>
            <w:tcW w:type="dxa" w:w="1440"/>
          </w:tcPr>
          <w:p>
            <w:r>
              <w:t>author, patient_id, created_at</w:t>
            </w:r>
          </w:p>
        </w:tc>
        <w:tc>
          <w:tcPr>
            <w:tcW w:type="dxa" w:w="1440"/>
          </w:tcPr>
          <w:p>
            <w:r>
              <w:t>note body</w:t>
            </w:r>
          </w:p>
        </w:tc>
        <w:tc>
          <w:tcPr>
            <w:tcW w:type="dxa" w:w="1440"/>
          </w:tcPr>
          <w:p>
            <w:r>
              <w:t>note embedding</w:t>
            </w:r>
          </w:p>
        </w:tc>
        <w:tc>
          <w:tcPr>
            <w:tcW w:type="dxa" w:w="1440"/>
          </w:tcPr>
          <w:p>
            <w:r>
              <w:t>SRS §3</w:t>
            </w:r>
          </w:p>
        </w:tc>
      </w:tr>
      <w:tr>
        <w:tc>
          <w:tcPr>
            <w:tcW w:type="dxa" w:w="1440"/>
          </w:tcPr>
          <w:p>
            <w:r>
              <w:t>USPS mail piece</w:t>
            </w:r>
          </w:p>
        </w:tc>
        <w:tc>
          <w:tcPr>
            <w:tcW w:type="dxa" w:w="1440"/>
          </w:tcPr>
          <w:p>
            <w:r>
              <w:t>USPS Mail Agent</w:t>
            </w:r>
          </w:p>
        </w:tc>
        <w:tc>
          <w:tcPr>
            <w:tcW w:type="dxa" w:w="1440"/>
          </w:tcPr>
          <w:p>
            <w:r>
              <w:t>sender, delivery_date, tier, image flag</w:t>
            </w:r>
          </w:p>
        </w:tc>
        <w:tc>
          <w:tcPr>
            <w:tcW w:type="dxa" w:w="1440"/>
          </w:tcPr>
          <w:p>
            <w:r>
              <w:t>visible_text, sender</w:t>
            </w:r>
          </w:p>
        </w:tc>
        <w:tc>
          <w:tcPr>
            <w:tcW w:type="dxa" w:w="1440"/>
          </w:tcPr>
          <w:p>
            <w:r>
              <w:t>mail embedding</w:t>
            </w:r>
          </w:p>
        </w:tc>
        <w:tc>
          <w:tcPr>
            <w:tcW w:type="dxa" w:w="1440"/>
          </w:tcPr>
          <w:p>
            <w:r>
              <w:t>FR-USPS-4</w:t>
            </w:r>
          </w:p>
        </w:tc>
      </w:tr>
      <w:tr>
        <w:tc>
          <w:tcPr>
            <w:tcW w:type="dxa" w:w="1440"/>
          </w:tcPr>
          <w:p>
            <w:r>
              <w:t>Medication timeline event</w:t>
            </w:r>
          </w:p>
        </w:tc>
        <w:tc>
          <w:tcPr>
            <w:tcW w:type="dxa" w:w="1440"/>
          </w:tcPr>
          <w:p>
            <w:r>
              <w:t>Ask AI (derived index)</w:t>
            </w:r>
          </w:p>
        </w:tc>
        <w:tc>
          <w:tcPr>
            <w:tcW w:type="dxa" w:w="1440"/>
          </w:tcPr>
          <w:p>
            <w:r>
              <w:t>medication, event_type (start/stop/change)</w:t>
            </w:r>
          </w:p>
        </w:tc>
        <w:tc>
          <w:tcPr>
            <w:tcW w:type="dxa" w:w="1440"/>
          </w:tcPr>
          <w:p>
            <w:r>
              <w:t>event description</w:t>
            </w:r>
          </w:p>
        </w:tc>
        <w:tc>
          <w:tcPr>
            <w:tcW w:type="dxa" w:w="1440"/>
          </w:tcPr>
          <w:p>
            <w:r>
              <w:t>event embedding</w:t>
            </w:r>
          </w:p>
        </w:tc>
        <w:tc>
          <w:tcPr>
            <w:tcW w:type="dxa" w:w="1440"/>
          </w:tcPr>
          <w:p>
            <w:r>
              <w:t>FR-AI-11</w:t>
            </w:r>
          </w:p>
        </w:tc>
      </w:tr>
    </w:tbl>
    <w:p/>
    <w:p>
      <w:pPr>
        <w:pStyle w:val="Heading2"/>
      </w:pPr>
      <w:r>
        <w:t>5.1 Planned Index Table Shape (TDD)</w:t>
      </w:r>
    </w:p>
    <w:p>
      <w:r>
        <w:rPr>
          <w:rFonts w:ascii="Consolas" w:hAnsi="Consolas"/>
          <w:sz w:val="18"/>
        </w:rPr>
        <w:t>-- Conceptual retrieval index (Milestone 3 target)</w:t>
        <w:br/>
        <w:t>CREATE TABLE retrieval_index_chunk (</w:t>
        <w:br/>
        <w:t xml:space="preserve">  id UUID PRIMARY KEY,</w:t>
        <w:br/>
        <w:t xml:space="preserve">  patient_id BIGINT NOT NULL,</w:t>
        <w:br/>
        <w:t xml:space="preserve">  record_type VARCHAR(40) NOT NULL,</w:t>
        <w:br/>
        <w:t xml:space="preserve">  source_record_id VARCHAR(120) NOT NULL,</w:t>
        <w:br/>
        <w:t xml:space="preserve">  chunk_text TEXT NOT NULL,</w:t>
        <w:br/>
        <w:t xml:space="preserve">  chunk_metadata JSONB,</w:t>
        <w:br/>
        <w:t xml:space="preserve">  search_vector TSVECTOR,</w:t>
        <w:br/>
        <w:t xml:space="preserve">  embedding vector(1536),</w:t>
        <w:br/>
        <w:t xml:space="preserve">  indexed_at TIMESTAMPTZ NOT NULL DEFAULT now(),</w:t>
        <w:br/>
        <w:t xml:space="preserve">  consent_scope VARCHAR(40)</w:t>
        <w:br/>
        <w:t>);</w:t>
        <w:br/>
        <w:t>CREATE INDEX idx_retrieval_patient ON retrieval_index_chunk(patient_id);</w:t>
        <w:br/>
        <w:t>CREATE INDEX idx_retrieval_fts ON retrieval_index_chunk USING GIN(search_vector);</w:t>
        <w:br/>
        <w:t>CREATE INDEX idx_retrieval_vector ON retrieval_index_chunk USING ivfflat(embedding vector_cosine_ops);</w:t>
      </w:r>
    </w:p>
    <w:p>
      <w:pPr>
        <w:pStyle w:val="Heading1"/>
      </w:pPr>
      <w:r>
        <w:t>6. Upstream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Upstream producer</w:t>
            </w:r>
          </w:p>
        </w:tc>
        <w:tc>
          <w:tcPr>
            <w:tcW w:type="dxa" w:w="2160"/>
          </w:tcPr>
          <w:p>
            <w:r>
              <w:t>Trigger</w:t>
            </w:r>
          </w:p>
        </w:tc>
        <w:tc>
          <w:tcPr>
            <w:tcW w:type="dxa" w:w="2160"/>
          </w:tcPr>
          <w:p>
            <w:r>
              <w:t>Indexed output</w:t>
            </w:r>
          </w:p>
        </w:tc>
        <w:tc>
          <w:tcPr>
            <w:tcW w:type="dxa" w:w="2160"/>
          </w:tcPr>
          <w:p>
            <w:r>
              <w:t>Refresh SLA</w:t>
            </w:r>
          </w:p>
        </w:tc>
      </w:tr>
      <w:tr>
        <w:tc>
          <w:tcPr>
            <w:tcW w:type="dxa" w:w="2160"/>
          </w:tcPr>
          <w:p>
            <w:r>
              <w:t>Transcript ingest (platform / Chime / Transcribe)</w:t>
            </w:r>
          </w:p>
        </w:tc>
        <w:tc>
          <w:tcPr>
            <w:tcW w:type="dxa" w:w="2160"/>
          </w:tcPr>
          <w:p>
            <w:r>
              <w:t>Transcript saved post-call</w:t>
            </w:r>
          </w:p>
        </w:tc>
        <w:tc>
          <w:tcPr>
            <w:tcW w:type="dxa" w:w="2160"/>
          </w:tcPr>
          <w:p>
            <w:r>
              <w:t>Transcript chunks + FTS + embeddings</w:t>
            </w:r>
          </w:p>
        </w:tc>
        <w:tc>
          <w:tcPr>
            <w:tcW w:type="dxa" w:w="2160"/>
          </w:tcPr>
          <w:p>
            <w:r>
              <w:t>≤ 5 min (NFR-AI-3)</w:t>
            </w:r>
          </w:p>
        </w:tc>
      </w:tr>
      <w:tr>
        <w:tc>
          <w:tcPr>
            <w:tcW w:type="dxa" w:w="2160"/>
          </w:tcPr>
          <w:p>
            <w:r>
              <w:t>Summary pipeline (Bedrock)</w:t>
            </w:r>
          </w:p>
        </w:tc>
        <w:tc>
          <w:tcPr>
            <w:tcW w:type="dxa" w:w="2160"/>
          </w:tcPr>
          <w:p>
            <w:r>
              <w:t>UC-SUM-5 persist + SNS indexing event</w:t>
            </w:r>
          </w:p>
        </w:tc>
        <w:tc>
          <w:tcPr>
            <w:tcW w:type="dxa" w:w="2160"/>
          </w:tcPr>
          <w:p>
            <w:r>
              <w:t>Summary fields + item chunks</w:t>
            </w:r>
          </w:p>
        </w:tc>
        <w:tc>
          <w:tcPr>
            <w:tcW w:type="dxa" w:w="2160"/>
          </w:tcPr>
          <w:p>
            <w:r>
              <w:t>≤ 5 min</w:t>
            </w:r>
          </w:p>
        </w:tc>
      </w:tr>
      <w:tr>
        <w:tc>
          <w:tcPr>
            <w:tcW w:type="dxa" w:w="2160"/>
          </w:tcPr>
          <w:p>
            <w:r>
              <w:t>Document OCR (Textract / platform)</w:t>
            </w:r>
          </w:p>
        </w:tc>
        <w:tc>
          <w:tcPr>
            <w:tcW w:type="dxa" w:w="2160"/>
          </w:tcPr>
          <w:p>
            <w:r>
              <w:t>Document uploaded / OCR complete</w:t>
            </w:r>
          </w:p>
        </w:tc>
        <w:tc>
          <w:tcPr>
            <w:tcW w:type="dxa" w:w="2160"/>
          </w:tcPr>
          <w:p>
            <w:r>
              <w:t>Document text chunks</w:t>
            </w:r>
          </w:p>
        </w:tc>
        <w:tc>
          <w:tcPr>
            <w:tcW w:type="dxa" w:w="2160"/>
          </w:tcPr>
          <w:p>
            <w:r>
              <w:t>≤ 5 min</w:t>
            </w:r>
          </w:p>
        </w:tc>
      </w:tr>
      <w:tr>
        <w:tc>
          <w:tcPr>
            <w:tcW w:type="dxa" w:w="2160"/>
          </w:tcPr>
          <w:p>
            <w:r>
              <w:t>USPS mail ingest (Gmail OAuth)</w:t>
            </w:r>
          </w:p>
        </w:tc>
        <w:tc>
          <w:tcPr>
            <w:tcW w:type="dxa" w:w="2160"/>
          </w:tcPr>
          <w:p>
            <w:r>
              <w:t>Mail normalized to canonical schema</w:t>
            </w:r>
          </w:p>
        </w:tc>
        <w:tc>
          <w:tcPr>
            <w:tcW w:type="dxa" w:w="2160"/>
          </w:tcPr>
          <w:p>
            <w:r>
              <w:t>Mail record + embedding</w:t>
            </w:r>
          </w:p>
        </w:tc>
        <w:tc>
          <w:tcPr>
            <w:tcW w:type="dxa" w:w="2160"/>
          </w:tcPr>
          <w:p>
            <w:r>
              <w:t>≤ 5 min</w:t>
            </w:r>
          </w:p>
        </w:tc>
      </w:tr>
      <w:tr>
        <w:tc>
          <w:tcPr>
            <w:tcW w:type="dxa" w:w="2160"/>
          </w:tcPr>
          <w:p>
            <w:r>
              <w:t>Outbox poller / embedding pipeline</w:t>
            </w:r>
          </w:p>
        </w:tc>
        <w:tc>
          <w:tcPr>
            <w:tcW w:type="dxa" w:w="2160"/>
          </w:tcPr>
          <w:p>
            <w:r>
              <w:t>SNS event from summary/transcript save</w:t>
            </w:r>
          </w:p>
        </w:tc>
        <w:tc>
          <w:tcPr>
            <w:tcW w:type="dxa" w:w="2160"/>
          </w:tcPr>
          <w:p>
            <w:r>
              <w:t>Embedding write to pgvector</w:t>
            </w:r>
          </w:p>
        </w:tc>
        <w:tc>
          <w:tcPr>
            <w:tcW w:type="dxa" w:w="2160"/>
          </w:tcPr>
          <w:p>
            <w:r>
              <w:t>≤ 5 min</w:t>
            </w:r>
          </w:p>
        </w:tc>
      </w:tr>
    </w:tbl>
    <w:p/>
    <w:p>
      <w:r>
        <w:t>Critical upstream note (Project Plan §3.2.1): live in-call summarization, audio capture, speech-to-text, and diarization are upstream dependencies owned outside Team E. Retrieval and summary layers operate on transcript text only after conversation ends.</w:t>
      </w:r>
    </w:p>
    <w:p>
      <w:pPr>
        <w:pStyle w:val="Heading1"/>
      </w:pPr>
      <w:r>
        <w:t>7. Retrieval Service Flow</w:t>
      </w:r>
    </w:p>
    <w:p>
      <w:pPr>
        <w:pStyle w:val="Heading2"/>
      </w:pPr>
      <w:r>
        <w:t>7.1 Ask AI Request Flow (Planned)</w:t>
      </w:r>
    </w:p>
    <w:p>
      <w:pPr>
        <w:pStyle w:val="ListBullet"/>
      </w:pPr>
      <w:r>
        <w:t>1. Client POST /api/ai/ask with { query, sessionId } (JWT authenticated).</w:t>
      </w:r>
    </w:p>
    <w:p>
      <w:pPr>
        <w:pStyle w:val="ListBullet"/>
      </w:pPr>
      <w:r>
        <w:t>2. AI Gateway: rate limit, RBAC scope filter, consent check.</w:t>
      </w:r>
    </w:p>
    <w:p>
      <w:pPr>
        <w:pStyle w:val="ListBullet"/>
      </w:pPr>
      <w:r>
        <w:t>3. Retrieval Service: resolve permitted patient_id set for caller.</w:t>
      </w:r>
    </w:p>
    <w:p>
      <w:pPr>
        <w:pStyle w:val="ListBullet"/>
      </w:pPr>
      <w:r>
        <w:t>4. Parallel retrieval: structured prefilter → FTS rank → pgvector similarity.</w:t>
      </w:r>
    </w:p>
    <w:p>
      <w:pPr>
        <w:pStyle w:val="ListBullet"/>
      </w:pPr>
      <w:r>
        <w:t>5. Merge and rank top-K chunks (hybrid score).</w:t>
      </w:r>
    </w:p>
    <w:p>
      <w:pPr>
        <w:pStyle w:val="ListBullet"/>
      </w:pPr>
      <w:r>
        <w:t>6. Assemble prompt with minimum-necessary context only.</w:t>
      </w:r>
    </w:p>
    <w:p>
      <w:pPr>
        <w:pStyle w:val="ListBullet"/>
      </w:pPr>
      <w:r>
        <w:t>7. Bedrock inference via abstraction layer.</w:t>
      </w:r>
    </w:p>
    <w:p>
      <w:pPr>
        <w:pStyle w:val="ListBullet"/>
      </w:pPr>
      <w:r>
        <w:t>8. Schema + safety validation; withhold on failure (HTTP 422).</w:t>
      </w:r>
    </w:p>
    <w:p>
      <w:pPr>
        <w:pStyle w:val="ListBullet"/>
      </w:pPr>
      <w:r>
        <w:t>9. Return answer + citations[] + disclaimer + escalation flag.</w:t>
      </w:r>
    </w:p>
    <w:p>
      <w:pPr>
        <w:pStyle w:val="ListBullet"/>
      </w:pPr>
      <w:r>
        <w:t>10. Audit log: query, response, sources, escalation, delivery status (FR-AI-10).</w:t>
      </w:r>
    </w:p>
    <w:p>
      <w:pPr>
        <w:pStyle w:val="Heading2"/>
      </w:pPr>
      <w:r>
        <w:t>7.2 USPS Mail Hybrid Search (Planned)</w:t>
      </w:r>
    </w:p>
    <w:p>
      <w:r>
        <w:t>SRS FR-USPS-4 and TDD describe GET /api/mail with hybrid keyword + semantic search. Keyword match runs over structured sender/date/text fields; vector similarity runs over mail embeddings; results merged and ranked by combined relevance.</w:t>
      </w:r>
    </w:p>
    <w:p>
      <w:pPr>
        <w:pStyle w:val="Heading1"/>
      </w:pPr>
      <w:r>
        <w:t>8. Security, RBAC, and Consent Scope</w:t>
      </w:r>
    </w:p>
    <w:p>
      <w:pPr>
        <w:pStyle w:val="ListBullet"/>
      </w:pPr>
      <w:r>
        <w:t>Every retrieval request enforces RBAC at gateway and service layer (FR-AI-1).</w:t>
      </w:r>
    </w:p>
    <w:p>
      <w:pPr>
        <w:pStyle w:val="ListBullet"/>
      </w:pPr>
      <w:r>
        <w:t>Row-level patient scoping via foreign keys prevents cross-patient retrieval at DB layer (TDD §7.1).</w:t>
      </w:r>
    </w:p>
    <w:p>
      <w:pPr>
        <w:pStyle w:val="ListBullet"/>
      </w:pPr>
      <w:r>
        <w:t>Caregiver access governed by ConsentGrant entity and visibility gates (SRS §7).</w:t>
      </w:r>
    </w:p>
    <w:p>
      <w:pPr>
        <w:pStyle w:val="ListBullet"/>
      </w:pPr>
      <w:r>
        <w:t>Users may exclude source types from indexing (REQ-SC-7).</w:t>
      </w:r>
    </w:p>
    <w:p>
      <w:pPr>
        <w:pStyle w:val="ListBullet"/>
      </w:pPr>
      <w:r>
        <w:t>High-risk queries routed to HITL before delivery when safety rules trigger (FR-AI-5).</w:t>
      </w:r>
    </w:p>
    <w:p>
      <w:pPr>
        <w:pStyle w:val="ListBullet"/>
      </w:pPr>
      <w:r>
        <w:t>Only minimum-necessary retrieved chunks sent to Bedrock (FR-AI-9).</w:t>
      </w:r>
    </w:p>
    <w:p>
      <w:pPr>
        <w:pStyle w:val="Heading1"/>
      </w:pPr>
      <w:r>
        <w:t>9.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Target</w:t>
            </w:r>
          </w:p>
        </w:tc>
      </w:tr>
      <w:tr>
        <w:tc>
          <w:tcPr>
            <w:tcW w:type="dxa" w:w="2880"/>
          </w:tcPr>
          <w:p>
            <w:r>
              <w:t>NFR-AI-1</w:t>
            </w:r>
          </w:p>
        </w:tc>
        <w:tc>
          <w:tcPr>
            <w:tcW w:type="dxa" w:w="2880"/>
          </w:tcPr>
          <w:p>
            <w:r>
              <w:t>End-to-end retrieval response latency</w:t>
            </w:r>
          </w:p>
        </w:tc>
        <w:tc>
          <w:tcPr>
            <w:tcW w:type="dxa" w:w="2880"/>
          </w:tcPr>
          <w:p>
            <w:r>
              <w:t>≤ 5 seconds (p95)</w:t>
            </w:r>
          </w:p>
        </w:tc>
      </w:tr>
      <w:tr>
        <w:tc>
          <w:tcPr>
            <w:tcW w:type="dxa" w:w="2880"/>
          </w:tcPr>
          <w:p>
            <w:r>
              <w:t>NFR-AI-2</w:t>
            </w:r>
          </w:p>
        </w:tc>
        <w:tc>
          <w:tcPr>
            <w:tcW w:type="dxa" w:w="2880"/>
          </w:tcPr>
          <w:p>
            <w:r>
              <w:t>Gateway output schema validation</w:t>
            </w:r>
          </w:p>
        </w:tc>
        <w:tc>
          <w:tcPr>
            <w:tcW w:type="dxa" w:w="2880"/>
          </w:tcPr>
          <w:p>
            <w:r>
              <w:t>≤ 500 ms</w:t>
            </w:r>
          </w:p>
        </w:tc>
      </w:tr>
      <w:tr>
        <w:tc>
          <w:tcPr>
            <w:tcW w:type="dxa" w:w="2880"/>
          </w:tcPr>
          <w:p>
            <w:r>
              <w:t>NFR-AI-3</w:t>
            </w:r>
          </w:p>
        </w:tc>
        <w:tc>
          <w:tcPr>
            <w:tcW w:type="dxa" w:w="2880"/>
          </w:tcPr>
          <w:p>
            <w:r>
              <w:t>Index refresh after new transcript/summary/document</w:t>
            </w:r>
          </w:p>
        </w:tc>
        <w:tc>
          <w:tcPr>
            <w:tcW w:type="dxa" w:w="2880"/>
          </w:tcPr>
          <w:p>
            <w:r>
              <w:t>≤ 5 minutes (async OK)</w:t>
            </w:r>
          </w:p>
        </w:tc>
      </w:tr>
      <w:tr>
        <w:tc>
          <w:tcPr>
            <w:tcW w:type="dxa" w:w="2880"/>
          </w:tcPr>
          <w:p>
            <w:r>
              <w:t>NFR-PRV-1</w:t>
            </w:r>
          </w:p>
        </w:tc>
        <w:tc>
          <w:tcPr>
            <w:tcW w:type="dxa" w:w="2880"/>
          </w:tcPr>
          <w:p>
            <w:r>
              <w:t>User-controlled indexing, retention, export, deletion</w:t>
            </w:r>
          </w:p>
        </w:tc>
        <w:tc>
          <w:tcPr>
            <w:tcW w:type="dxa" w:w="2880"/>
          </w:tcPr>
          <w:p>
            <w:r>
              <w:t>Policy-configurable</w:t>
            </w:r>
          </w:p>
        </w:tc>
      </w:tr>
    </w:tbl>
    <w:p>
      <w:pPr>
        <w:pStyle w:val="Heading1"/>
      </w:pPr>
      <w:r>
        <w:t>10. Test Plan Alignment</w:t>
      </w:r>
    </w:p>
    <w:p>
      <w:r>
        <w:t>Milestone 2 Software Test Plan defines TC-E-AI-* cases for Ask AI retrieval, mapped to FR-AI-1 through FR-AI-11. Test areas: SUM, AI, USPS, STML, SC (Safety/Consent), SEC (Security/NFR). Automated now: unit tests for extraction, classification, schema enforcement. Integration tests use mock LLM/mail data until Bedrock and Gmail OAuth are provisioned.</w:t>
      </w:r>
    </w:p>
    <w:p>
      <w:pPr>
        <w:pStyle w:val="ListBullet"/>
      </w:pPr>
      <w:r>
        <w:t>TC-E-AI-001 area: authorized retrieval only from permitted records.</w:t>
      </w:r>
    </w:p>
    <w:p>
      <w:pPr>
        <w:pStyle w:val="ListBullet"/>
      </w:pPr>
      <w:r>
        <w:t>TC-E-AI-002 area: citations present on every response.</w:t>
      </w:r>
    </w:p>
    <w:p>
      <w:pPr>
        <w:pStyle w:val="ListBullet"/>
      </w:pPr>
      <w:r>
        <w:t>TC-E-AI-003 area: disclaimer and non-medical-advice framing.</w:t>
      </w:r>
    </w:p>
    <w:p>
      <w:pPr>
        <w:pStyle w:val="ListBullet"/>
      </w:pPr>
      <w:r>
        <w:t>TC-E-AI-005 area: high-risk query escalation (HITL).</w:t>
      </w:r>
    </w:p>
    <w:p>
      <w:pPr>
        <w:pStyle w:val="ListBullet"/>
      </w:pPr>
      <w:r>
        <w:t>TC-E-AI-011 area: medication initiation + termination timeline retrieval.</w:t>
      </w:r>
    </w:p>
    <w:p>
      <w:pPr>
        <w:pStyle w:val="ListBullet"/>
      </w:pPr>
      <w:r>
        <w:t>TC-E-USPS-* area: hybrid mail search keyword + semantic.</w:t>
      </w:r>
    </w:p>
    <w:p>
      <w:pPr>
        <w:pStyle w:val="Heading1"/>
      </w:pPr>
      <w:r>
        <w:t>11. Current Codebase Alignment (Gap Analysis)</w:t>
      </w:r>
    </w:p>
    <w:p>
      <w:r>
        <w:rPr>
          <w:b/>
        </w:rPr>
        <w:t>This section maps Team E design documents to the CareConnect repository as of the current codebase review.</w:t>
      </w:r>
    </w:p>
    <w:p>
      <w:pPr>
        <w:pStyle w:val="Heading2"/>
      </w:pPr>
      <w:r>
        <w:t>11.1 Infrastructure Ready</w:t>
      </w:r>
    </w:p>
    <w:p>
      <w:pPr>
        <w:pStyle w:val="ListBullet"/>
      </w:pPr>
      <w:r>
        <w:t>PostgreSQL Docker image: pgvector/pgvector:pg15 (backend/core/pg_docker/docker-compose.yml).</w:t>
      </w:r>
    </w:p>
    <w:p>
      <w:pPr>
        <w:pStyle w:val="ListBullet"/>
      </w:pPr>
      <w:r>
        <w:t>Init script enables extensions: uuid-ossp and vector (pg_docker/init-scripts/01-init-database.sh).</w:t>
      </w:r>
    </w:p>
    <w:p>
      <w:pPr>
        <w:pStyle w:val="ListBullet"/>
      </w:pPr>
      <w:r>
        <w:t>H2 test profile stubs TSQUERY/TSVECTOR domains for unit tests (application-test.properties).</w:t>
      </w:r>
    </w:p>
    <w:p>
      <w:pPr>
        <w:pStyle w:val="Heading2"/>
      </w:pPr>
      <w:r>
        <w:t>11.2 Partially Implemented (Related but Not Hybrid)</w:t>
      </w:r>
    </w:p>
    <w:p>
      <w:del w:id="10" w:author="CareConnect Doc Refresh" w:date="2026-06-29T00:33:48Z">
        <w:r>
          <w:delText xml:space="preserve">Component || Location || Current behavior || Hybrid gap
Call transcript storage || CallTranscriptService, call_transcript_segments || Live DB + S3 archive merge for reads || No FTS/pgvector index; not wired to Ask AI
Call summaries || CallSummaryService, call_summaries || Bedrock summary generation + storage || FR-SUM-7 indexing pipeline not implemented
USPS digest search || USPSDigestService.search() || Keyword scan of cached digest JSON || No pgvector; no hybrid rank
AI chat || BedrockAIChatService || Direct Bedrock call without RAG || No retrieval layer integration
Patient context retrieval || PatientContextRetrievalService || In-memory substring match only || Placeholder; no PostgreSQL or embeddings</w:delText>
        </w:r>
      </w:del>
    </w:p>
    <w:ins w:id="11" w:author="CareConnect Doc Refresh" w:date="2026-06-29T00:33:48Z">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Location</w:t>
              </w:r>
            </w:p>
          </w:tc>
          <w:tc>
            <w:tcPr>
              <w:tcW w:type="dxa" w:w="2160"/>
            </w:tcPr>
            <w:p>
              <w:r>
                <w:t>Current behavior</w:t>
              </w:r>
            </w:p>
          </w:tc>
          <w:tc>
            <w:tcPr>
              <w:tcW w:type="dxa" w:w="2160"/>
            </w:tcPr>
            <w:p>
              <w:r>
                <w:t>Hybrid gap</w:t>
              </w:r>
            </w:p>
          </w:tc>
        </w:tr>
        <w:tr>
          <w:tc>
            <w:tcPr>
              <w:tcW w:type="dxa" w:w="2160"/>
            </w:tcPr>
            <w:p>
              <w:r>
                <w:t>Call transcript storage</w:t>
              </w:r>
            </w:p>
          </w:tc>
          <w:tc>
            <w:tcPr>
              <w:tcW w:type="dxa" w:w="2160"/>
            </w:tcPr>
            <w:p>
              <w:r>
                <w:t>CallTranscriptService, call_transcript_segments</w:t>
              </w:r>
            </w:p>
          </w:tc>
          <w:tc>
            <w:tcPr>
              <w:tcW w:type="dxa" w:w="2160"/>
            </w:tcPr>
            <w:p>
              <w:r>
                <w:t>Live DB + S3 archive merge for reads</w:t>
              </w:r>
            </w:p>
          </w:tc>
          <w:tc>
            <w:tcPr>
              <w:tcW w:type="dxa" w:w="2160"/>
            </w:tcPr>
            <w:p>
              <w:r>
                <w:t>No FTS/pgvector index; not wired to Ask AI</w:t>
              </w:r>
            </w:p>
          </w:tc>
        </w:tr>
        <w:tr>
          <w:tc>
            <w:tcPr>
              <w:tcW w:type="dxa" w:w="2160"/>
            </w:tcPr>
            <w:p>
              <w:r>
                <w:t>Call summaries</w:t>
              </w:r>
            </w:p>
          </w:tc>
          <w:tc>
            <w:tcPr>
              <w:tcW w:type="dxa" w:w="2160"/>
            </w:tcPr>
            <w:p>
              <w:r>
                <w:t>CallSummaryService, call_summaries</w:t>
              </w:r>
            </w:p>
          </w:tc>
          <w:tc>
            <w:tcPr>
              <w:tcW w:type="dxa" w:w="2160"/>
            </w:tcPr>
            <w:p>
              <w:r>
                <w:t>Bedrock summary generation + storage</w:t>
              </w:r>
            </w:p>
          </w:tc>
          <w:tc>
            <w:tcPr>
              <w:tcW w:type="dxa" w:w="2160"/>
            </w:tcPr>
            <w:p>
              <w:r>
                <w:t>FR-SUM-7 indexing pipeline not implemented</w:t>
              </w:r>
            </w:p>
          </w:tc>
        </w:tr>
        <w:tr>
          <w:tc>
            <w:tcPr>
              <w:tcW w:type="dxa" w:w="2160"/>
            </w:tcPr>
            <w:p>
              <w:r>
                <w:t>USPS digest search</w:t>
              </w:r>
            </w:p>
          </w:tc>
          <w:tc>
            <w:tcPr>
              <w:tcW w:type="dxa" w:w="2160"/>
            </w:tcPr>
            <w:p>
              <w:r>
                <w:t>USPSDigestService.search()</w:t>
              </w:r>
            </w:p>
          </w:tc>
          <w:tc>
            <w:tcPr>
              <w:tcW w:type="dxa" w:w="2160"/>
            </w:tcPr>
            <w:p>
              <w:r>
                <w:t>Keyword scan of cached digest JSON</w:t>
              </w:r>
            </w:p>
          </w:tc>
          <w:tc>
            <w:tcPr>
              <w:tcW w:type="dxa" w:w="2160"/>
            </w:tcPr>
            <w:p>
              <w:r>
                <w:t>No pgvector; no hybrid rank</w:t>
              </w:r>
            </w:p>
          </w:tc>
        </w:tr>
        <w:tr>
          <w:tc>
            <w:tcPr>
              <w:tcW w:type="dxa" w:w="2160"/>
            </w:tcPr>
            <w:p>
              <w:r>
                <w:t>AI chat</w:t>
              </w:r>
            </w:p>
          </w:tc>
          <w:tc>
            <w:tcPr>
              <w:tcW w:type="dxa" w:w="2160"/>
            </w:tcPr>
            <w:p>
              <w:r>
                <w:t>BedrockAIChatService + BedrockAIChatAdapter</w:t>
              </w:r>
            </w:p>
          </w:tc>
          <w:tc>
            <w:tcPr>
              <w:tcW w:type="dxa" w:w="2160"/>
            </w:tcPr>
            <w:p>
              <w:r>
                <w:t>Opt-in (careconnect.ai.enabled); raw message to Bedrock — no medical context, no RAG</w:t>
              </w:r>
            </w:p>
          </w:tc>
          <w:tc>
            <w:tcPr>
              <w:tcW w:type="dxa" w:w="2160"/>
            </w:tcPr>
            <w:p>
              <w:r>
                <w:t>No retrieval layer; context injection not wired</w:t>
              </w:r>
            </w:p>
          </w:tc>
        </w:tr>
        <w:tr>
          <w:tc>
            <w:tcPr>
              <w:tcW w:type="dxa" w:w="2160"/>
            </w:tcPr>
            <w:p>
              <w:r>
                <w:t>Medical context builder</w:t>
              </w:r>
            </w:p>
          </w:tc>
          <w:tc>
            <w:tcPr>
              <w:tcW w:type="dxa" w:w="2160"/>
            </w:tcPr>
            <w:p>
              <w:r>
                <w:t>MedicalContextService</w:t>
              </w:r>
            </w:p>
          </w:tc>
          <w:tc>
            <w:tcPr>
              <w:tcW w:type="dxa" w:w="2160"/>
            </w:tcPr>
            <w:p>
              <w:r>
                <w:t>Builds vitals/meds/notes but unused by active Bedrock chat path</w:t>
              </w:r>
            </w:p>
          </w:tc>
          <w:tc>
            <w:tcPr>
              <w:tcW w:type="dxa" w:w="2160"/>
            </w:tcPr>
            <w:p>
              <w:r>
                <w:t>Must re-wire for grounded answers</w:t>
              </w:r>
            </w:p>
          </w:tc>
        </w:tr>
        <w:tr>
          <w:tc>
            <w:tcPr>
              <w:tcW w:type="dxa" w:w="2160"/>
            </w:tcPr>
            <w:p>
              <w:r>
                <w:t>Patient context retrieval</w:t>
              </w:r>
            </w:p>
          </w:tc>
          <w:tc>
            <w:tcPr>
              <w:tcW w:type="dxa" w:w="2160"/>
            </w:tcPr>
            <w:p>
              <w:r>
                <w:t>PatientContextRetrievalService</w:t>
              </w:r>
            </w:p>
          </w:tc>
          <w:tc>
            <w:tcPr>
              <w:tcW w:type="dxa" w:w="2160"/>
            </w:tcPr>
            <w:p>
              <w:r>
                <w:t>In-memory substring match only</w:t>
              </w:r>
            </w:p>
          </w:tc>
          <w:tc>
            <w:tcPr>
              <w:tcW w:type="dxa" w:w="2160"/>
            </w:tcPr>
            <w:p>
              <w:r>
                <w:t>Placeholder; no PostgreSQL or embeddings</w:t>
              </w:r>
            </w:p>
          </w:tc>
        </w:tr>
      </w:tbl>
    </w:ins>
    <w:ins w:id="12" w:author="CareConnect Doc Refresh" w:date="2026-06-29T00:33:48Z">
      <w:p>
        <w:pPr>
          <w:pStyle w:val="Heading2"/>
        </w:pPr>
        <w:r>
          <w:t>11.4 Recent AI / Bedrock Changes (PR #88)</w:t>
        </w:r>
      </w:p>
    </w:ins>
    <w:ins w:id="13" w:author="CareConnect Doc Refresh" w:date="2026-06-29T00:33:48Z">
      <w:p>
        <w:pPr>
          <w:pStyle w:val="ListBullet"/>
        </w:pPr>
        <w:r>
          <w:t>careconnect.ai.provider=bedrock; default model amazon.nova-lite-v1:0 (Claude Sonnet 4.5 commented alternate).</w:t>
        </w:r>
      </w:p>
    </w:ins>
    <w:ins w:id="14" w:author="CareConnect Doc Refresh" w:date="2026-06-29T00:33:48Z">
      <w:p>
        <w:pPr>
          <w:pStyle w:val="ListBullet"/>
        </w:pPr>
        <w:r>
          <w:t>BedrockModelSupport: approved model allowlist, Claude inference-profile ID normalization, Nova vs Claude payload builders.</w:t>
        </w:r>
      </w:p>
    </w:ins>
    <w:ins w:id="15" w:author="CareConnect Doc Refresh" w:date="2026-06-29T00:33:48Z">
      <w:p>
        <w:pPr>
          <w:pStyle w:val="ListBullet"/>
        </w:pPr>
        <w:r>
          <w:t>AIServiceFactory selects BedrockAIChatService; DefaultAIChatService (DeepSeek) throws if invoked.</w:t>
        </w:r>
      </w:p>
    </w:ins>
    <w:ins w:id="16" w:author="CareConnect Doc Refresh" w:date="2026-06-29T00:33:48Z">
      <w:p>
        <w:pPr>
          <w:pStyle w:val="ListBullet"/>
        </w:pPr>
        <w:r>
          <w:t>AIChatController @ConditionalOnProperty careconnect.ai.enabled=true — entire /v1/api/ai-chat API absent when disabled.</w:t>
        </w:r>
      </w:p>
    </w:ins>
    <w:ins w:id="17" w:author="CareConnect Doc Refresh" w:date="2026-06-29T00:33:48Z">
      <w:p>
        <w:pPr>
          <w:pStyle w:val="ListBullet"/>
        </w:pPr>
        <w:r>
          <w:t>README documents opt-in via CARECONNECT_AI_ENABLED=true and AWS credentials for local Bedrock testing.</w:t>
        </w:r>
      </w:p>
    </w:ins>
    <w:p>
      <w:pPr>
        <w:pStyle w:val="Heading2"/>
      </w:pPr>
      <w:r>
        <w:t>11.3 Not Yet Implemented (Milestone 3 Target)</w:t>
      </w:r>
    </w:p>
    <w:p>
      <w:pPr>
        <w:pStyle w:val="ListBullet"/>
      </w:pPr>
      <w:r>
        <w:t>retrieval_index_chunk table and Flyway migration.</w:t>
      </w:r>
    </w:p>
    <w:p>
      <w:pPr>
        <w:pStyle w:val="ListBullet"/>
      </w:pPr>
      <w:r>
        <w:t>Embedding generation pipeline (SNS/outbox → embedding worker).</w:t>
      </w:r>
    </w:p>
    <w:p>
      <w:pPr>
        <w:pStyle w:val="ListBullet"/>
      </w:pPr>
      <w:r>
        <w:t>PostgreSQL full-text indexing (to_tsvector triggers or batch indexer).</w:t>
      </w:r>
    </w:p>
    <w:p>
      <w:pPr>
        <w:pStyle w:val="ListBullet"/>
      </w:pPr>
      <w:r>
        <w:t>Hybrid rank merge service (FTS score + vector score + structured filters).</w:t>
      </w:r>
    </w:p>
    <w:p>
      <w:pPr>
        <w:pStyle w:val="ListBullet"/>
      </w:pPr>
      <w:r>
        <w:t>POST /api/ai/ask endpoint and retrieval service microservice.</w:t>
      </w:r>
    </w:p>
    <w:p>
      <w:pPr>
        <w:pStyle w:val="ListBullet"/>
      </w:pPr>
      <w:r>
        <w:t>Citation assembly with record type, ID, excerpt, deep link.</w:t>
      </w:r>
    </w:p>
    <w:p>
      <w:pPr>
        <w:pStyle w:val="ListBullet"/>
      </w:pPr>
      <w:r>
        <w:t>Medication timeline derived index (FR-AI-11).</w:t>
      </w:r>
    </w:p>
    <w:p>
      <w:pPr>
        <w:pStyle w:val="ListBullet"/>
      </w:pPr>
      <w:r>
        <w:t>Index refresh monitoring and 5-minute SLA alarms.</w:t>
      </w:r>
    </w:p>
    <w:p>
      <w:pPr>
        <w:pStyle w:val="Heading1"/>
      </w:pPr>
      <w:r>
        <w:t>12. Milestone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Hybrid retrieval deliverable</w:t>
            </w:r>
          </w:p>
        </w:tc>
        <w:tc>
          <w:tcPr>
            <w:tcW w:type="dxa" w:w="2880"/>
          </w:tcPr>
          <w:p>
            <w:r>
              <w:t>Status</w:t>
            </w:r>
          </w:p>
        </w:tc>
      </w:tr>
      <w:tr>
        <w:tc>
          <w:tcPr>
            <w:tcW w:type="dxa" w:w="2880"/>
          </w:tcPr>
          <w:p>
            <w:r>
              <w:t>M1 — Initiation</w:t>
            </w:r>
          </w:p>
        </w:tc>
        <w:tc>
          <w:tcPr>
            <w:tcW w:type="dxa" w:w="2880"/>
          </w:tcPr>
          <w:p>
            <w:r>
              <w:t>SRS requirements FR-AI-*, NFR-AI-* defined</w:t>
            </w:r>
          </w:p>
        </w:tc>
        <w:tc>
          <w:tcPr>
            <w:tcW w:type="dxa" w:w="2880"/>
          </w:tcPr>
          <w:p>
            <w:r>
              <w:t>Complete (SRS v2.0)</w:t>
            </w:r>
          </w:p>
        </w:tc>
      </w:tr>
      <w:tr>
        <w:tc>
          <w:tcPr>
            <w:tcW w:type="dxa" w:w="2880"/>
          </w:tcPr>
          <w:p>
            <w:r>
              <w:t>M2 — Design &amp; Test Plan</w:t>
            </w:r>
          </w:p>
        </w:tc>
        <w:tc>
          <w:tcPr>
            <w:tcW w:type="dxa" w:w="2880"/>
          </w:tcPr>
          <w:p>
            <w:r>
              <w:t>TDD architecture, shared schema, test matrix</w:t>
            </w:r>
          </w:p>
        </w:tc>
        <w:tc>
          <w:tcPr>
            <w:tcW w:type="dxa" w:w="2880"/>
          </w:tcPr>
          <w:p>
            <w:r>
              <w:t>Complete (TDD v1.0)</w:t>
            </w:r>
          </w:p>
        </w:tc>
      </w:tr>
      <w:tr>
        <w:tc>
          <w:tcPr>
            <w:tcW w:type="dxa" w:w="2880"/>
          </w:tcPr>
          <w:p>
            <w:r>
              <w:t>M3 — Implementation</w:t>
            </w:r>
          </w:p>
        </w:tc>
        <w:tc>
          <w:tcPr>
            <w:tcW w:type="dxa" w:w="2880"/>
          </w:tcPr>
          <w:p>
            <w:r>
              <w:t>Retrieval service, index pipeline, /api/ai/ask</w:t>
            </w:r>
          </w:p>
        </w:tc>
        <w:tc>
          <w:tcPr>
            <w:tcW w:type="dxa" w:w="2880"/>
          </w:tcPr>
          <w:p>
            <w:r>
              <w:t>Planned (WBS 3.2)</w:t>
            </w:r>
          </w:p>
        </w:tc>
      </w:tr>
      <w:tr>
        <w:tc>
          <w:tcPr>
            <w:tcW w:type="dxa" w:w="2880"/>
          </w:tcPr>
          <w:p>
            <w:r>
              <w:t>M4 — Validation</w:t>
            </w:r>
          </w:p>
        </w:tc>
        <w:tc>
          <w:tcPr>
            <w:tcW w:type="dxa" w:w="2880"/>
          </w:tcPr>
          <w:p>
            <w:r>
              <w:t>E2E retrieval tests, accessibility, safety sign-off</w:t>
            </w:r>
          </w:p>
        </w:tc>
        <w:tc>
          <w:tcPr>
            <w:tcW w:type="dxa" w:w="2880"/>
          </w:tcPr>
          <w:p>
            <w:r>
              <w:t>Planned</w:t>
            </w:r>
          </w:p>
        </w:tc>
      </w:tr>
    </w:tbl>
    <w:p>
      <w:pPr>
        <w:pStyle w:val="Heading1"/>
      </w:pPr>
      <w:r>
        <w:t>13. Recommendations for Milestone 3 Implementation</w:t>
      </w:r>
    </w:p>
    <w:p>
      <w:pPr>
        <w:pStyle w:val="ListBullet"/>
      </w:pPr>
      <w:r>
        <w:t>Define and lock retrieval_index_chunk shared schema before parallel workstreams diverge (TDD R4 mitigation).</w:t>
      </w:r>
    </w:p>
    <w:p>
      <w:pPr>
        <w:pStyle w:val="ListBullet"/>
      </w:pPr>
      <w:r>
        <w:t>Implement indexing hooks on existing CallTranscriptService.recordSegments and CallSummaryService.persistResponse.</w:t>
      </w:r>
    </w:p>
    <w:p>
      <w:pPr>
        <w:pStyle w:val="ListBullet"/>
      </w:pPr>
      <w:r>
        <w:t>Use Bedrock Titan or configured embedding model; store vectors in pgvector with patient_id partition strategy.</w:t>
      </w:r>
    </w:p>
    <w:p>
      <w:pPr>
        <w:pStyle w:val="ListBullet"/>
      </w:pPr>
      <w:r>
        <w:t>Add GIN index on tsvector column; use plainto_tsquery for user queries with English/Spanish config.</w:t>
      </w:r>
    </w:p>
    <w:p>
      <w:pPr>
        <w:pStyle w:val="ListBullet"/>
      </w:pPr>
      <w:r>
        <w:t>Implement reciprocal rank fusion (RRF) or weighted hybrid scoring for FTS + vector merge.</w:t>
      </w:r>
    </w:p>
    <w:p>
      <w:pPr>
        <w:pStyle w:val="ListBullet"/>
      </w:pPr>
      <w:r>
        <w:t>Replace PatientContextRetrievalService in-memory stub with PostgreSQL-backed hybrid retrieval.</w:t>
      </w:r>
    </w:p>
    <w:p>
      <w:pPr>
        <w:pStyle w:val="ListBullet"/>
      </w:pPr>
      <w:r>
        <w:t>Wire BedrockAIChatService through retrieval layer before model invocation (RAG pattern from TDD).</w:t>
      </w:r>
    </w:p>
    <w:p>
      <w:pPr>
        <w:pStyle w:val="ListBullet"/>
      </w:pPr>
      <w:r>
        <w:t>Extend USPSDigestService.search to query indexed mail_piece table once schema exists.</w:t>
      </w:r>
    </w:p>
    <w:p>
      <w:pPr>
        <w:pStyle w:val="ListBullet"/>
      </w:pPr>
      <w:r>
        <w:t>Add integration tests TC-E-AI-* against mock embeddings before Bedrock provisioning completes.</w:t>
      </w:r>
    </w:p>
    <w:p>
      <w:pPr>
        <w:pStyle w:val="Heading1"/>
      </w:pPr>
      <w:r>
        <w:t>14. Key Repository Files</w:t>
      </w:r>
    </w:p>
    <w:p>
      <w:pPr>
        <w:pStyle w:val="ListBullet"/>
      </w:pPr>
      <w:r>
        <w:t>backend/core/pg_docker/docker-compose.yml — pgvector-enabled PostgreSQL</w:t>
      </w:r>
    </w:p>
    <w:p>
      <w:pPr>
        <w:pStyle w:val="ListBullet"/>
      </w:pPr>
      <w:r>
        <w:t>backend/core/pg_docker/init-scripts/01-init-database.sh — vector extension</w:t>
      </w:r>
    </w:p>
    <w:p>
      <w:pPr>
        <w:pStyle w:val="ListBullet"/>
      </w:pPr>
      <w:r>
        <w:t>backend/core/src/main/java/com/careconnect/service/PatientContextRetrievalService.java — retrieval stub</w:t>
      </w:r>
    </w:p>
    <w:p>
      <w:pPr>
        <w:pStyle w:val="ListBullet"/>
      </w:pPr>
      <w:r>
        <w:t>backend/core/src/main/java/com/careconnect/service/BedrockAIChatService.java — AI without RAG</w:t>
      </w:r>
    </w:p>
    <w:p>
      <w:pPr>
        <w:pStyle w:val="ListBullet"/>
      </w:pPr>
      <w:r>
        <w:t>backend/core/src/main/java/com/careconnect/service/CallTranscriptService.java — transcript upstream source</w:t>
      </w:r>
    </w:p>
    <w:p>
      <w:pPr>
        <w:pStyle w:val="ListBullet"/>
      </w:pPr>
      <w:r>
        <w:t>backend/core/src/main/java/com/careconnect/service/CallSummaryService.java — summary upstream source</w:t>
      </w:r>
    </w:p>
    <w:p>
      <w:pPr>
        <w:pStyle w:val="ListBullet"/>
      </w:pPr>
      <w:r>
        <w:t>backend/core/src/main/java/com/careconnect/service/USPSDigestService.java — mail keyword search</w:t>
      </w:r>
    </w:p>
    <w:p>
      <w:pPr>
        <w:pStyle w:val="ListBullet"/>
      </w:pPr>
      <w:r>
        <w:t>backend/core/src/main/resources/db/migration/V52/V61 — transcript and summary tables</w:t>
      </w:r>
    </w:p>
    <w:p>
      <w:pPr>
        <w:pStyle w:val="ListBullet"/>
      </w:pPr>
      <w:r>
        <w:t>docs/Call_Transcript_Retrieval_Review.docx — related transcript retrieval review</w:t>
      </w:r>
    </w:p>
    <w:p>
      <w:pPr>
        <w:pStyle w:val="Heading1"/>
      </w:pPr>
      <w:r>
        <w:t>15. Conclusion</w:t>
      </w:r>
    </w:p>
    <w:p>
      <w:r>
        <w:t>Hybrid retrieval scope for CareConnect Team E is clearly defined across SRS, TDD, Project Plan, and Test Plan: PostgreSQL structured queries, full-text search, and pgvector semantic search must work together to ground Ask AI, STML recall, and USPS mail queries in authorized patient records. The development environment already provisions pgvector, but the retrieval index schema, embedding pipeline, hybrid rank merge, and Ask AI API remain Milestone 3 implementation work. Existing transcript and summary services provide the primary upstream content sources once indexing hooks and the shared retrieval_index_chunk contract are implemented.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
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ins w:id="17" w:author="CareConnect Doc Refresh" w:date="2026-06-29T00:33:48Z">
        <w:r>
          <w:rPr>
            <w:i/>
          </w:rPr>
          <w:t xml:space="preserve">[Track Changes] Revisions by CareConnect Doc Refresh on 2026-06-29. Open Review tab → All Markup to see insertions/deletions.</w:t>
        </w:r>
      </w:ins>
    </w:p>
    <w:p>
      <w:pPr>
        <w:pStyle w:val="Title"/>
        <w:jc w:val="center"/>
      </w:pPr>
      <w:r>
        <w:t>Voice-Query Path &amp; Upstream Speech-to-Text Framework Dependencies</w:t>
      </w:r>
    </w:p>
    <w:p>
      <w:r>
        <w:t>CareConnect — Research synthesis (Team E Ask AI + codebase analysis)</w:t>
      </w:r>
    </w:p>
    <w:p>
      <w:r>
        <w:t>Synthesizes prior transcript, hybrid retrieval, Ask AI upstream, and RBAC reviews with a focused investigation of how voice input reaches AI services today and which STT frameworks sit upstream of retrieval indexing.</w:t>
      </w:r>
    </w:p>
    <w:p>
      <w:r>
        <w:rPr>
          <w:highlight w:val="yellow"/>
        </w:rPr>
        <w:t>Yellow highlights mark gaps, misalignments with Team E design, and recommended changes.</w:t>
      </w:r>
    </w:p>
    <w:ins w:id="1" w:author="CareConnect Doc Refresh" w:date="2026-06-29T00:33:48Z">
      <w:p>
        <w:r>
          <w:rPr>
            <w:highlight w:val="yellow"/>
          </w:rPr>
          <w:t>Codebase refresh: June 2026 (post PR #88 Bedrock/Claude, PR #89 participant handling)</w:t>
        </w:r>
      </w:p>
    </w:ins>
    <w:ins w:id="2" w:author="CareConnect Doc Refresh" w:date="2026-06-29T00:33:48Z">
      <w:p>
        <w:pPr>
          <w:pStyle w:val="ListBullet"/>
        </w:pPr>
        <w:r>
          <w:rPr>
            <w:highlight w:val="yellow"/>
          </w:rPr>
          <w:t>AI chat opt-in: careconnect.ai.enabled=false by default in application-dev.properties; AIChatController and Bedrock beans load only when CARECONNECT_AI_ENABLED=true.</w:t>
        </w:r>
      </w:p>
    </w:ins>
    <w:ins w:id="3" w:author="CareConnect Doc Refresh" w:date="2026-06-29T00:33:48Z">
      <w:p>
        <w:pPr>
          <w:pStyle w:val="ListBullet"/>
        </w:pPr>
        <w:r>
          <w:rPr>
            <w:highlight w:val="yellow"/>
          </w:rPr>
          <w:t>Primary AI provider is Bedrock (careconnect.ai.provider=bedrock) via AIServiceFactory → BedrockAIChatAdapter → BedrockAIChatService; DeepSeek chat path disabled (DefaultAIChatService throws).</w:t>
        </w:r>
      </w:p>
    </w:ins>
    <w:ins w:id="4" w:author="CareConnect Doc Refresh" w:date="2026-06-29T00:33:48Z">
      <w:p>
        <w:pPr>
          <w:pStyle w:val="ListBullet"/>
        </w:pPr>
        <w:r>
          <w:t>BedrockModelSupport adds approved Claude Sonnet 4/4.5/4.6 and Nova models with inference-profile routing.</w:t>
        </w:r>
      </w:p>
    </w:ins>
    <w:ins w:id="5" w:author="CareConnect Doc Refresh" w:date="2026-06-29T00:33:48Z">
      <w:p>
        <w:pPr>
          <w:pStyle w:val="ListBullet"/>
        </w:pPr>
        <w:r>
          <w:rPr>
            <w:highlight w:val="yellow"/>
          </w:rPr>
          <w:t>BedrockAIChatService sends user message only — MedicalContextService / PatientContextRetrievalService are not wired into the active Bedrock chat path (medical context injection gap).</w:t>
        </w:r>
      </w:p>
    </w:ins>
    <w:ins w:id="6" w:author="CareConnect Doc Refresh" w:date="2026-06-29T00:33:48Z">
      <w:p>
        <w:pPr>
          <w:pStyle w:val="ListBullet"/>
        </w:pPr>
        <w:r>
          <w:rPr>
            <w:highlight w:val="yellow"/>
          </w:rPr>
          <w:t>Voice form AI (symptom/allergy): careconnect.deepseek.enabled=false in dev disables AiSymptomController and AiAllergyController even though matchIfMissing=true.</w:t>
        </w:r>
      </w:p>
    </w:ins>
    <w:ins w:id="7" w:author="CareConnect Doc Refresh" w:date="2026-06-29T00:33:48Z">
      <w:p>
        <w:pPr>
          <w:pStyle w:val="ListBullet"/>
        </w:pPr>
        <w:r>
          <w:t>Video calls: frontend VideoCallService tracks participantUserIds and POSTs them on /end; CallController.mergeParticipantUserIds improves multi-party end detection; participant-left vs call-ended WS events.</w:t>
        </w:r>
      </w:p>
    </w:ins>
    <w:ins w:id="8" w:author="CareConnect Doc Refresh" w:date="2026-06-29T00:33:48Z">
      <w:p>
        <w:pPr>
          <w:pStyle w:val="ListBullet"/>
        </w:pPr>
        <w:r>
          <w:t>ChimeService caches attendee credentials per (callId, userId) for idempotent re-join (no duplicate externalUserId errors).</w:t>
        </w:r>
      </w:p>
    </w:ins>
    <w:ins w:id="9" w:author="CareConnect Doc Refresh" w:date="2026-06-29T00:33:48Z">
      <w:p>
        <w:pPr>
          <w:pStyle w:val="ListBullet"/>
        </w:pPr>
        <w:r>
          <w:t>Hybrid retrieval (retrieval_index_chunk, FTS, pgvector Ask AI gateway) still not implemented — gaps below remain open.</w:t>
        </w:r>
      </w:p>
    </w:ins>
    <w:p/>
    <w:p>
      <w:pPr>
        <w:pStyle w:val="Heading1"/>
      </w:pPr>
      <w:r>
        <w:t>1. Executive Summary</w:t>
      </w:r>
    </w:p>
    <w:p>
      <w:r>
        <w:t>CareConnect uses five distinct speech-to-text stacks, none of which currently feed the planned Ask AI retrieval gateway. Voice-assisted AI today is limited to structured form extraction (symptoms, allergies) and file dictation — not free-form patient Q&amp;A.</w:t>
      </w:r>
    </w:p>
    <w:p>
      <w:r>
        <w:rPr>
          <w:highlight w:val="yellow"/>
        </w:rPr>
        <w:t>GAP: Ask AI chat (AIChatService → BedrockAIChatService) accepts text only. There is no mic/voice-query path in ai_chat_improved.dart or AIChatController.</w:t>
      </w:r>
    </w:p>
    <w:p>
      <w:r>
        <w:t>Telehealth transcripts (Chime + AWS Transcribe) are upstream producers for call summaries and future retrieval — but they capture call conversation, not the user's Ask AI question.</w:t>
      </w:r>
    </w:p>
    <w:p>
      <w:pPr>
        <w:pStyle w:val="Heading1"/>
      </w:pPr>
      <w:r>
        <w:t>2. Voice &amp; Speech Paths — Taxonomy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STT engine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Downstream consumer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Ask AI relevance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A — Ask AI chat</w:t>
            </w:r>
          </w:p>
        </w:tc>
        <w:tc>
          <w:tcPr>
            <w:tcW w:type="dxa" w:w="2160"/>
          </w:tcPr>
          <w:p>
            <w:r>
              <w:t>None (text input only)</w:t>
            </w:r>
          </w:p>
        </w:tc>
        <w:tc>
          <w:tcPr>
            <w:tcW w:type="dxa" w:w="2160"/>
          </w:tcPr>
          <w:p>
            <w:r>
              <w:t>AIChatService / Bedrock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Target voice-query path — NOT implemented</w:t>
            </w:r>
          </w:p>
        </w:tc>
      </w:tr>
      <w:tr>
        <w:tc>
          <w:tcPr>
            <w:tcW w:type="dxa" w:w="2160"/>
          </w:tcPr>
          <w:p>
            <w:r>
              <w:t>B — Symptom / allergy voice</w:t>
            </w:r>
          </w:p>
        </w:tc>
        <w:tc>
          <w:tcPr>
            <w:tcW w:type="dxa" w:w="2160"/>
          </w:tcPr>
          <w:p>
            <w:r>
              <w:t>speech_to_text (Flutter plugin)</w:t>
            </w:r>
          </w:p>
        </w:tc>
        <w:tc>
          <w:tcPr>
            <w:tcW w:type="dxa" w:w="2160"/>
          </w:tcPr>
          <w:p>
            <w:r>
              <w:t>DeepseekService → AiSymptom/AiAllergy</w:t>
            </w:r>
          </w:p>
        </w:tc>
        <w:tc>
          <w:tcPr>
            <w:tcW w:type="dxa" w:w="2160"/>
          </w:tcPr>
          <w:p>
            <w:r>
              <w:t>Structured extraction, not retrieval</w:t>
            </w:r>
          </w:p>
        </w:tc>
      </w:tr>
      <w:tr>
        <w:tc>
          <w:tcPr>
            <w:tcW w:type="dxa" w:w="2160"/>
          </w:tcPr>
          <w:p>
            <w:r>
              <w:t>C — File dictation</w:t>
            </w:r>
          </w:p>
        </w:tc>
        <w:tc>
          <w:tcPr>
            <w:tcW w:type="dxa" w:w="2160"/>
          </w:tcPr>
          <w:p>
            <w:r>
              <w:t>speech_to_text</w:t>
            </w:r>
          </w:p>
        </w:tc>
        <w:tc>
          <w:tcPr>
            <w:tcW w:type="dxa" w:w="2160"/>
          </w:tcPr>
          <w:p>
            <w:r>
              <w:t>EnhancedFileService upload (.txt)</w:t>
            </w:r>
          </w:p>
        </w:tc>
        <w:tc>
          <w:tcPr>
            <w:tcW w:type="dxa" w:w="2160"/>
          </w:tcPr>
          <w:p>
            <w:r>
              <w:t>Future DOCUMENT index source</w:t>
            </w:r>
          </w:p>
        </w:tc>
      </w:tr>
      <w:tr>
        <w:tc>
          <w:tcPr>
            <w:tcW w:type="dxa" w:w="2160"/>
          </w:tcPr>
          <w:p>
            <w:r>
              <w:t>D — Clinical notetaker</w:t>
            </w:r>
          </w:p>
        </w:tc>
        <w:tc>
          <w:tcPr>
            <w:tcW w:type="dxa" w:w="2160"/>
          </w:tcPr>
          <w:p>
            <w:r>
              <w:t>Sherpa ONNX (on-device)</w:t>
            </w:r>
          </w:p>
        </w:tc>
        <w:tc>
          <w:tcPr>
            <w:tcW w:type="dxa" w:w="2160"/>
          </w:tcPr>
          <w:p>
            <w:r>
              <w:t>Patient notetaker API</w:t>
            </w:r>
          </w:p>
        </w:tc>
        <w:tc>
          <w:tcPr>
            <w:tcW w:type="dxa" w:w="2160"/>
          </w:tcPr>
          <w:p>
            <w:r>
              <w:t>Future CLINICAL_NOTE index source</w:t>
            </w:r>
          </w:p>
        </w:tc>
      </w:tr>
      <w:tr>
        <w:tc>
          <w:tcPr>
            <w:tcW w:type="dxa" w:w="2160"/>
          </w:tcPr>
          <w:p>
            <w:r>
              <w:t>E — Telehealth call capture</w:t>
            </w:r>
          </w:p>
        </w:tc>
        <w:tc>
          <w:tcPr>
            <w:tcW w:type="dxa" w:w="2160"/>
          </w:tcPr>
          <w:p>
            <w:r>
              <w:t>Chime SDK + Web Speech API fallback</w:t>
            </w:r>
          </w:p>
        </w:tc>
        <w:tc>
          <w:tcPr>
            <w:tcW w:type="dxa" w:w="2160"/>
          </w:tcPr>
          <w:p>
            <w:r>
              <w:t>CallTranscriptService → summaries</w:t>
            </w:r>
          </w:p>
        </w:tc>
        <w:tc>
          <w:tcPr>
            <w:tcW w:type="dxa" w:w="2160"/>
          </w:tcPr>
          <w:p>
            <w:r>
              <w:t>Upstream TRANSCRIPT index (Team E)</w:t>
            </w:r>
          </w:p>
        </w:tc>
      </w:tr>
      <w:tr>
        <w:tc>
          <w:tcPr>
            <w:tcW w:type="dxa" w:w="2160"/>
          </w:tcPr>
          <w:p>
            <w:r>
              <w:t>F — Post-call transcription</w:t>
            </w:r>
          </w:p>
        </w:tc>
        <w:tc>
          <w:tcPr>
            <w:tcW w:type="dxa" w:w="2160"/>
          </w:tcPr>
          <w:p>
            <w:r>
              <w:t>AWS Transcribe (batch, diarized)</w:t>
            </w:r>
          </w:p>
        </w:tc>
        <w:tc>
          <w:tcPr>
            <w:tcW w:type="dxa" w:w="2160"/>
          </w:tcPr>
          <w:p>
            <w:r>
              <w:t>CallTranscriptService</w:t>
            </w:r>
          </w:p>
        </w:tc>
        <w:tc>
          <w:tcPr>
            <w:tcW w:type="dxa" w:w="2160"/>
          </w:tcPr>
          <w:p>
            <w:r>
              <w:t>Upstream TRANSCRIPT index (async)</w:t>
            </w:r>
          </w:p>
        </w:tc>
      </w:tr>
      <w:tr>
        <w:tc>
          <w:tcPr>
            <w:tcW w:type="dxa" w:w="2160"/>
          </w:tcPr>
          <w:p>
            <w:r>
              <w:t>G — Alexa skill</w:t>
            </w:r>
          </w:p>
        </w:tc>
        <w:tc>
          <w:tcPr>
            <w:tcW w:type="dxa" w:w="2160"/>
          </w:tcPr>
          <w:p>
            <w:r>
              <w:t>Amazon Alexa ASR (external)</w:t>
            </w:r>
          </w:p>
        </w:tc>
        <w:tc>
          <w:tcPr>
            <w:tcW w:type="dxa" w:w="2160"/>
          </w:tcPr>
          <w:p>
            <w:r>
              <w:t>AlexaController (tasks)</w:t>
            </w:r>
          </w:p>
        </w:tc>
        <w:tc>
          <w:tcPr>
            <w:tcW w:type="dxa" w:w="2160"/>
          </w:tcPr>
          <w:p>
            <w:r>
              <w:t>Parallel voice channel; no Ask AI</w:t>
            </w:r>
          </w:p>
        </w:tc>
      </w:tr>
      <w:tr>
        <w:tc>
          <w:tcPr>
            <w:tcW w:type="dxa" w:w="2160"/>
          </w:tcPr>
          <w:p>
            <w:r>
              <w:t>H — Voice sentiment (calls)</w:t>
            </w:r>
          </w:p>
        </w:tc>
        <w:tc>
          <w:tcPr>
            <w:tcW w:type="dxa" w:w="2160"/>
          </w:tcPr>
          <w:p>
            <w:r>
              <w:t>Audio metrics (not STT)</w:t>
            </w:r>
          </w:p>
        </w:tc>
        <w:tc>
          <w:tcPr>
            <w:tcW w:type="dxa" w:w="2160"/>
          </w:tcPr>
          <w:p>
            <w:r>
              <w:t>BedrockSentimentService</w:t>
            </w:r>
          </w:p>
        </w:tc>
        <w:tc>
          <w:tcPr>
            <w:tcW w:type="dxa" w:w="2160"/>
          </w:tcPr>
          <w:p>
            <w:r>
              <w:t>Sentiment only; not text retrieval</w:t>
            </w:r>
          </w:p>
        </w:tc>
      </w:tr>
    </w:tbl>
    <w:p>
      <w:pPr>
        <w:pStyle w:val="Heading1"/>
      </w:pPr>
      <w:r>
        <w:t>3. Planned Ask AI Voice-Query Path (Team E) vs Codebase</w:t>
      </w:r>
    </w:p>
    <w:p>
      <w:pPr>
        <w:pStyle w:val="Heading2"/>
      </w:pPr>
      <w:r>
        <w:t>3.1 Team E design (SRS / TDD / hybrid scope docs)</w:t>
      </w:r>
    </w:p>
    <w:p>
      <w:pPr>
        <w:pStyle w:val="ListBullet"/>
      </w:pPr>
      <w:r>
        <w:t>Client POST /api/ai/ask with { query, sessionId } — JWT authenticated (planned gateway).</w:t>
      </w:r>
    </w:p>
    <w:p>
      <w:pPr>
        <w:pStyle w:val="ListBullet"/>
      </w:pPr>
      <w:r>
        <w:t>AI Gateway: rate limit, RBAC scope (RetrievalScopeService), consent check.</w:t>
      </w:r>
    </w:p>
    <w:p>
      <w:pPr>
        <w:pStyle w:val="ListBullet"/>
      </w:pPr>
      <w:r>
        <w:t>Hybrid retrieval over indexed transcript/summary/document/mail chunks.</w:t>
      </w:r>
    </w:p>
    <w:p>
      <w:pPr>
        <w:pStyle w:val="ListBullet"/>
      </w:pPr>
      <w:r>
        <w:t>Bedrock inference with minimum-necessary context (FR-AI-9).</w:t>
      </w:r>
    </w:p>
    <w:p>
      <w:pPr>
        <w:pStyle w:val="ListBullet"/>
      </w:pPr>
      <w:r>
        <w:t>NFR-AI-1: end-to-end response ≤ 5 s p95 including retrieval.</w:t>
      </w:r>
    </w:p>
    <w:p>
      <w:pPr>
        <w:pStyle w:val="ListBullet"/>
      </w:pPr>
      <w:r>
        <w:t>Project Plan §3.2.1: live in-call STT/diarization owned outside Team E; retrieval operates on text after conversation ends.</w:t>
      </w:r>
    </w:p>
    <w:p>
      <w:pPr>
        <w:pStyle w:val="Heading2"/>
      </w:pPr>
      <w:r>
        <w:t>3.2 Current Ask AI implementation</w:t>
      </w:r>
    </w:p>
    <w:p>
      <w:pPr>
        <w:pStyle w:val="ListBullet"/>
      </w:pPr>
      <w:r>
        <w:t>Frontend: ai_chat_improved.dart → AIChatService.sendMessage() — text field only.</w:t>
      </w:r>
    </w:p>
    <w:p>
      <w:del w:id="10" w:author="CareConnect Doc Refresh" w:date="2026-06-29T00:33:48Z">
        <w:r>
          <w:delText xml:space="preserve">Backend: POST /v1/api/ai-chat/chat (AIChatController) — message string in JSON body.</w:delText>
        </w:r>
      </w:del>
    </w:p>
    <w:p>
      <w:del w:id="11" w:author="CareConnect Doc Refresh" w:date="2026-06-29T00:33:48Z">
        <w:r>
          <w:delText xml:space="preserve">Context: MedicalContextService injects vitals, meds, notes, allergies — not hybrid retrieval.</w:delText>
        </w:r>
      </w:del>
    </w:p>
    <w:ins w:id="12" w:author="CareConnect Doc Refresh" w:date="2026-06-29T00:33:48Z">
      <w:p>
        <w:pPr>
          <w:pStyle w:val="ListBullet"/>
        </w:pPr>
        <w:r>
          <w:rPr>
            <w:highlight w:val="yellow"/>
          </w:rPr>
          <w:t>Backend: POST /v1/api/ai-chat/chat — only when careconnect.ai.enabled=true (false by default in dev).</w:t>
        </w:r>
      </w:p>
    </w:ins>
    <w:ins w:id="13" w:author="CareConnect Doc Refresh" w:date="2026-06-29T00:33:48Z">
      <w:p>
        <w:pPr>
          <w:pStyle w:val="ListBullet"/>
        </w:pPr>
        <w:r>
          <w:rPr>
            <w:highlight w:val="yellow"/>
          </w:rPr>
          <w:t>When enabled: BedrockAIChatAdapter → BedrockAIChatService sends raw message — no MedicalContextService, no hybrid retrieval.</w:t>
        </w:r>
      </w:p>
    </w:ins>
    <w:p>
      <w:pPr>
        <w:pStyle w:val="ListBullet"/>
      </w:pPr>
      <w:r>
        <w:rPr>
          <w:highlight w:val="yellow"/>
        </w:rPr>
        <w:t>PatientContextRetrievalService: in-memory keyword stub; no pgvector/FTS.</w:t>
      </w:r>
    </w:p>
    <w:p>
      <w:pPr>
        <w:pStyle w:val="ListBullet"/>
      </w:pPr>
      <w:r>
        <w:rPr>
          <w:highlight w:val="yellow"/>
        </w:rPr>
        <w:t>No audio upload, streaming STT, or voice-session endpoint on AI chat API.</w:t>
      </w:r>
    </w:p>
    <w:p>
      <w:pPr>
        <w:pStyle w:val="Heading2"/>
      </w:pPr>
      <w:r>
        <w:t>3.3 Recommended voice-query architecture (gap closure)</w:t>
      </w:r>
    </w:p>
    <w:p>
      <w:r>
        <w:rPr>
          <w:rFonts w:ascii="Consolas" w:hAnsi="Consolas"/>
        </w:rPr>
        <w:t>Mic → Client STT (speech_to_text or platform) → transcript text</w:t>
        <w:br/>
        <w:t xml:space="preserve">     → POST /v1/api/ai-chat/chat { message: transcript, ... }</w:t>
        <w:br/>
        <w:t xml:space="preserve">     → (future) POST /api/ai/ask via AI Gateway + RetrievalScopeService</w:t>
        <w:br/>
        <w:t xml:space="preserve">     → Hybrid search → Bedrock → cited answer</w:t>
      </w:r>
    </w:p>
    <w:p>
      <w:r>
        <w:rPr>
          <w:highlight w:val="yellow"/>
        </w:rPr>
        <w:t>RECOMMENDATION: Reuse VoiceCommandAI singleShot pattern for Ask AI mic button; keep STT on-device/client-side for latency and HIPAA minimization; send text only to backend (consistent with symptom voice path and FR-AI-9 minimum-necessary principle).</w:t>
      </w:r>
    </w:p>
    <w:p>
      <w:pPr>
        <w:pStyle w:val="Heading1"/>
      </w:pPr>
      <w:r>
        <w:t>4. Voice-Assisted AI Form Paths (Implemented)</w:t>
      </w:r>
    </w:p>
    <w:p>
      <w:pPr>
        <w:pStyle w:val="Heading2"/>
      </w:pPr>
      <w:r>
        <w:t>4.1 Shared component: VoiceCommandAI</w:t>
      </w:r>
    </w:p>
    <w:p>
      <w:r>
        <w:t>File: frontend/lib/features/ai/presentation/pages/voice_command_ai.dart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t>Wake word (native)</w:t>
            </w:r>
          </w:p>
        </w:tc>
        <w:tc>
          <w:tcPr>
            <w:tcW w:type="dxa" w:w="2880"/>
          </w:tcPr>
          <w:p>
            <w:r>
              <w:t>Porcupine (porcupine_flutter)</w:t>
            </w:r>
          </w:p>
        </w:tc>
        <w:tc>
          <w:tcPr>
            <w:tcW w:type="dxa" w:w="2880"/>
          </w:tcPr>
          <w:p>
            <w:r>
              <w:t>BuiltInKeyword.PORCUPINE; disabled on web</w:t>
            </w:r>
          </w:p>
        </w:tc>
      </w:tr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speech_to_text ^7.3.0</w:t>
            </w:r>
          </w:p>
        </w:tc>
        <w:tc>
          <w:tcPr>
            <w:tcW w:type="dxa" w:w="2880"/>
          </w:tcPr>
          <w:p>
            <w:r>
              <w:t>12 s listen, 2 s pause, dictation mode, onDevice: false</w:t>
            </w:r>
          </w:p>
        </w:tc>
      </w:tr>
      <w:tr>
        <w:tc>
          <w:tcPr>
            <w:tcW w:type="dxa" w:w="2880"/>
          </w:tcPr>
          <w:p>
            <w:r>
              <w:t>singleShot mode</w:t>
            </w:r>
          </w:p>
        </w:tc>
        <w:tc>
          <w:tcPr>
            <w:tcW w:type="dxa" w:w="2880"/>
          </w:tcPr>
          <w:p>
            <w:r>
              <w:t>Navigator.pop(transcript)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Returns raw transcript to caller</w:t>
            </w:r>
          </w:p>
        </w:tc>
      </w:tr>
      <w:tr>
        <w:tc>
          <w:tcPr>
            <w:tcW w:type="dxa" w:w="2880"/>
          </w:tcPr>
          <w:p>
            <w:r>
              <w:t>Navigation mode</w:t>
            </w:r>
          </w:p>
        </w:tc>
        <w:tc>
          <w:tcPr>
            <w:tcW w:type="dxa" w:w="2880"/>
          </w:tcPr>
          <w:p>
            <w:r>
              <w:t>Hard-coded phrase routing</w:t>
            </w:r>
          </w:p>
        </w:tc>
        <w:tc>
          <w:tcPr>
            <w:tcW w:type="dxa" w:w="2880"/>
          </w:tcPr>
          <w:p>
            <w:r>
              <w:t>home / calendar / tracker — no router entry found</w:t>
            </w:r>
          </w:p>
        </w:tc>
      </w:tr>
    </w:tbl>
    <w:p>
      <w:pPr>
        <w:pStyle w:val="Heading2"/>
      </w:pPr>
      <w:r>
        <w:t>4.2 Symptom voice path</w:t>
      </w:r>
    </w:p>
    <w:p>
      <w:r>
        <w:rPr>
          <w:rFonts w:ascii="Consolas" w:hAnsi="Consolas"/>
        </w:rPr>
        <w:t>symptom_input_form.dart → VoiceCommandAI(singleShot: true)</w:t>
        <w:br/>
        <w:t xml:space="preserve">  → DeepseekService.extractSymptom(transcript)</w:t>
        <w:br/>
        <w:t xml:space="preserve">  → POST /v1/api/ai/analyze/symptom</w:t>
        <w:br/>
        <w:t xml:space="preserve">  → AiSymptomService.analyze() [DeepSeek LLM JSON extraction]</w:t>
        <w:br/>
        <w:t xml:space="preserve">  → Populate form fields (symptomKey, severity, notes)</w:t>
      </w:r>
    </w:p>
    <w:p>
      <w:pPr>
        <w:pStyle w:val="ListBullet"/>
      </w:pPr>
      <w:r>
        <w:t>Backend labels input as 'voice transcript' in AiSymptomService prompt.</w:t>
      </w:r>
    </w:p>
    <w:p>
      <w:pPr>
        <w:pStyle w:val="ListBullet"/>
      </w:pPr>
      <w:r>
        <w:rPr>
          <w:highlight w:val="yellow"/>
        </w:rPr>
        <w:t>Requires CREATE_TASKS permission on controller (likely misaligned — should be health-data permission).</w:t>
      </w:r>
    </w:p>
    <w:ins w:id="14" w:author="CareConnect Doc Refresh" w:date="2026-06-29T00:33:48Z">
      <w:p>
        <w:pPr>
          <w:pStyle w:val="ListBullet"/>
        </w:pPr>
        <w:r>
          <w:rPr>
            <w:highlight w:val="yellow"/>
          </w:rPr>
          <w:t>Endpoints disabled when careconnect.deepseek.enabled=false (default dev profile).</w:t>
        </w:r>
      </w:p>
    </w:ins>
    <w:p>
      <w:pPr>
        <w:pStyle w:val="ListBullet"/>
      </w:pPr>
      <w:r>
        <w:t>Does not persist transcript as retrieval index row.</w:t>
      </w:r>
    </w:p>
    <w:p>
      <w:pPr>
        <w:pStyle w:val="Heading2"/>
      </w:pPr>
      <w:r>
        <w:t>4.3 Allergy voice path</w:t>
      </w:r>
    </w:p>
    <w:p>
      <w:r>
        <w:rPr>
          <w:rFonts w:ascii="Consolas" w:hAnsi="Consolas"/>
        </w:rPr>
        <w:t>allergies_input_form.dart → VoiceCommandAI(singleShot: true)</w:t>
        <w:br/>
        <w:t xml:space="preserve">  → DeepseekService.extractAllergy(transcript)</w:t>
        <w:br/>
        <w:t xml:space="preserve">  → POST /api/ai/analyze/allergy</w:t>
        <w:br/>
        <w:t xml:space="preserve">  → AiAllergyService → structured allergen/reaction/severity</w:t>
      </w:r>
    </w:p>
    <w:p>
      <w:pPr>
        <w:pStyle w:val="Heading1"/>
      </w:pPr>
      <w:r>
        <w:t>5. Speech-to-Text Framework Inventory</w:t>
      </w:r>
    </w:p>
    <w:p>
      <w:pPr>
        <w:pStyle w:val="Heading2"/>
      </w:pPr>
      <w:r>
        <w:t>5.1 Client-side STT frameworks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Package / 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Used for</w:t>
            </w:r>
          </w:p>
        </w:tc>
      </w:tr>
      <w:tr>
        <w:tc>
          <w:tcPr>
            <w:tcW w:type="dxa" w:w="2160"/>
          </w:tcPr>
          <w:p>
            <w:r>
              <w:t>Flutter speech_to_text</w:t>
            </w:r>
          </w:p>
        </w:tc>
        <w:tc>
          <w:tcPr>
            <w:tcW w:type="dxa" w:w="2160"/>
          </w:tcPr>
          <w:p>
            <w:r>
              <w:t>speech_to_text ^7.3.0</w:t>
            </w:r>
          </w:p>
        </w:tc>
        <w:tc>
          <w:tcPr>
            <w:tcW w:type="dxa" w:w="2160"/>
          </w:tcPr>
          <w:p>
            <w:r>
              <w:t>iOS, Android, Web (browser STT)</w:t>
            </w:r>
          </w:p>
        </w:tc>
        <w:tc>
          <w:tcPr>
            <w:tcW w:type="dxa" w:w="2160"/>
          </w:tcPr>
          <w:p>
            <w:r>
              <w:t>VoiceCommandAI, SpeechToTextCard</w:t>
            </w:r>
          </w:p>
        </w:tc>
      </w:tr>
      <w:tr>
        <w:tc>
          <w:tcPr>
            <w:tcW w:type="dxa" w:w="2160"/>
          </w:tcPr>
          <w:p>
            <w:r>
              <w:t>Porcupine wake word</w:t>
            </w:r>
          </w:p>
        </w:tc>
        <w:tc>
          <w:tcPr>
            <w:tcW w:type="dxa" w:w="2160"/>
          </w:tcPr>
          <w:p>
            <w:r>
              <w:t>porcupine_flutter ^3.0.5</w:t>
            </w:r>
          </w:p>
        </w:tc>
        <w:tc>
          <w:tcPr>
            <w:tcW w:type="dxa" w:w="2160"/>
          </w:tcPr>
          <w:p>
            <w:r>
              <w:t>Native only (not web)</w:t>
            </w:r>
          </w:p>
        </w:tc>
        <w:tc>
          <w:tcPr>
            <w:tcW w:type="dxa" w:w="2160"/>
          </w:tcPr>
          <w:p>
            <w:r>
              <w:t>Optional wake in VoiceCommandAI</w:t>
            </w:r>
          </w:p>
        </w:tc>
      </w:tr>
      <w:tr>
        <w:tc>
          <w:tcPr>
            <w:tcW w:type="dxa" w:w="2160"/>
          </w:tcPr>
          <w:p>
            <w:r>
              <w:t>Web Speech API</w:t>
            </w:r>
          </w:p>
        </w:tc>
        <w:tc>
          <w:tcPr>
            <w:tcW w:type="dxa" w:w="2160"/>
          </w:tcPr>
          <w:p>
            <w:r>
              <w:t>window.SpeechRecognition in chime_meeting_embed_web.dart</w:t>
            </w:r>
          </w:p>
        </w:tc>
        <w:tc>
          <w:tcPr>
            <w:tcW w:type="dxa" w:w="2160"/>
          </w:tcPr>
          <w:p>
            <w:r>
              <w:t>Web browsers</w:t>
            </w:r>
          </w:p>
        </w:tc>
        <w:tc>
          <w:tcPr>
            <w:tcW w:type="dxa" w:w="2160"/>
          </w:tcPr>
          <w:p>
            <w:r>
              <w:t>Call transcript fallback when Chime STT inactive</w:t>
            </w:r>
          </w:p>
        </w:tc>
      </w:tr>
      <w:tr>
        <w:tc>
          <w:tcPr>
            <w:tcW w:type="dxa" w:w="2160"/>
          </w:tcPr>
          <w:p>
            <w:r>
              <w:t>Sherpa ONNX</w:t>
            </w:r>
          </w:p>
        </w:tc>
        <w:tc>
          <w:tcPr>
            <w:tcW w:type="dxa" w:w="2160"/>
          </w:tcPr>
          <w:p>
            <w:r>
              <w:t>sherpa_onnx ^1.12.14 + bundled ONNX models</w:t>
            </w:r>
          </w:p>
        </w:tc>
        <w:tc>
          <w:tcPr>
            <w:tcW w:type="dxa" w:w="2160"/>
          </w:tcPr>
          <w:p>
            <w:r>
              <w:t>Native (Flutter FFI)</w:t>
            </w:r>
          </w:p>
        </w:tc>
        <w:tc>
          <w:tcPr>
            <w:tcW w:type="dxa" w:w="2160"/>
          </w:tcPr>
          <w:p>
            <w:r>
              <w:t>StreamingAsrAndDiarizationScreen — notetaker</w:t>
            </w:r>
          </w:p>
        </w:tc>
      </w:tr>
    </w:tbl>
    <w:p>
      <w:r>
        <w:t>speech_to_text uses platform-native engines: iOS Speech framework, Android SpeechRecognizer, Chrome/WebKit speech recognition on web. onDevice: false in VoiceCommandAI → cloud-assisted recognition where platform supports it.</w:t>
      </w:r>
    </w:p>
    <w:p>
      <w:pPr>
        <w:pStyle w:val="Heading2"/>
      </w:pPr>
      <w:r>
        <w:t>5.2 Server-side / AWS STT frameworks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Service 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Persists to DB?</w:t>
            </w:r>
          </w:p>
        </w:tc>
      </w:tr>
      <w:tr>
        <w:tc>
          <w:tcPr>
            <w:tcW w:type="dxa" w:w="2160"/>
          </w:tcPr>
          <w:p>
            <w:r>
              <w:t>AWS Chime Meeting Transcription</w:t>
            </w:r>
          </w:p>
        </w:tc>
        <w:tc>
          <w:tcPr>
            <w:tcW w:type="dxa" w:w="2160"/>
          </w:tcPr>
          <w:p>
            <w:r>
              <w:t>ChimeService.startMeetingTranscription()</w:t>
            </w:r>
          </w:p>
        </w:tc>
        <w:tc>
          <w:tcPr>
            <w:tcW w:type="dxa" w:w="2160"/>
          </w:tcPr>
          <w:p>
            <w:r>
              <w:t>Meeting start (EngineTranscribeSettings en-US)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No — debug/operational only</w:t>
            </w:r>
          </w:p>
        </w:tc>
      </w:tr>
      <w:tr>
        <w:tc>
          <w:tcPr>
            <w:tcW w:type="dxa" w:w="2160"/>
          </w:tcPr>
          <w:p>
            <w:r>
              <w:t>AWS Transcribe (batch + diarization)</w:t>
            </w:r>
          </w:p>
        </w:tc>
        <w:tc>
          <w:tcPr>
            <w:tcW w:type="dxa" w:w="2160"/>
          </w:tcPr>
          <w:p>
            <w:r>
              <w:t>PostCallTranscriptionService</w:t>
            </w:r>
          </w:p>
        </w:tc>
        <w:tc>
          <w:tcPr>
            <w:tcW w:type="dxa" w:w="2160"/>
          </w:tcPr>
          <w:p>
            <w:r>
              <w:t>After recording concatenation completes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Yes — POST_CALL_TRANSCRIBE segments</w:t>
            </w:r>
          </w:p>
        </w:tc>
      </w:tr>
      <w:tr>
        <w:tc>
          <w:tcPr>
            <w:tcW w:type="dxa" w:w="2160"/>
          </w:tcPr>
          <w:p>
            <w:r>
              <w:t>AWS Transcribe (via Chime pipeline)</w:t>
            </w:r>
          </w:p>
        </w:tc>
        <w:tc>
          <w:tcPr>
            <w:tcW w:type="dxa" w:w="2160"/>
          </w:tcPr>
          <w:p>
            <w:r>
              <w:t>Implicit in Chime SDK client capture</w:t>
            </w:r>
          </w:p>
        </w:tc>
        <w:tc>
          <w:tcPr>
            <w:tcW w:type="dxa" w:w="2160"/>
          </w:tcPr>
          <w:p>
            <w:r>
              <w:t>Live call — transcriptionController events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Yes — CLIENT_TRANSCRIPT via client POST</w:t>
            </w:r>
          </w:p>
        </w:tc>
      </w:tr>
    </w:tbl>
    <w:p>
      <w:pPr>
        <w:pStyle w:val="Heading2"/>
      </w:pPr>
      <w:r>
        <w:t>5.3 External voice platform</w:t>
      </w:r>
    </w:p>
    <w:p>
      <w:pPr>
        <w:pStyle w:val="ListBullet"/>
      </w:pPr>
      <w:r>
        <w:t>Amazon Alexa: voice ASR handled by Amazon; CareConnect receives structured intents at /v1/api/alexa.</w:t>
      </w:r>
    </w:p>
    <w:p>
      <w:pPr>
        <w:pStyle w:val="ListBullet"/>
      </w:pPr>
      <w:r>
        <w:t>Alexa endpoints: calendar task list/add — not Ask AI retrieval.</w:t>
      </w:r>
    </w:p>
    <w:p>
      <w:pPr>
        <w:pStyle w:val="ListBullet"/>
      </w:pPr>
      <w:r>
        <w:t>Family members blocked from Alexa features.</w:t>
      </w:r>
    </w:p>
    <w:p>
      <w:pPr>
        <w:pStyle w:val="Heading1"/>
      </w:pPr>
      <w:r>
        <w:t>6. Telehealth STT → Retrieval Upstream Chain</w:t>
      </w:r>
    </w:p>
    <w:p>
      <w:r>
        <w:t>This is the primary upstream speech pipeline for Ask AI retrieval over call content — distinct from the user's voice query mic path.</w:t>
      </w:r>
    </w:p>
    <w:p>
      <w:pPr>
        <w:pStyle w:val="Heading2"/>
      </w:pPr>
      <w:r>
        <w:t>6.1 Live client capture (Producer A — primary)</w:t>
      </w:r>
    </w:p>
    <w:p>
      <w:r>
        <w:rPr>
          <w:rFonts w:ascii="Consolas" w:hAnsi="Consolas"/>
        </w:rPr>
        <w:t>chime_meeting_embed (web/mobile)</w:t>
        <w:br/>
        <w:t xml:space="preserve">  → transcriptionController.subscribeToTranscriptEvent (preferred)</w:t>
        <w:br/>
        <w:t xml:space="preserve">  → OR realtimeSubscribeToReceiveDataMessage (multi-topic probe)</w:t>
        <w:br/>
        <w:t xml:space="preserve">  → OR Web Speech API fallback (web only)</w:t>
        <w:br/>
        <w:t>hybrid_video_call_widget._handleTranscriptSample()</w:t>
        <w:br/>
        <w:t xml:space="preserve">  → VideoCallService.sendTranscriptSegment()</w:t>
        <w:br/>
        <w:t xml:space="preserve">  → POST /api/v3/calls/{callId}/transcript/segments</w:t>
        <w:br/>
        <w:t>CallTranscriptService.recordSegments() — source CLIENT_TRANSCRIPT</w:t>
      </w:r>
    </w:p>
    <w:p>
      <w:pPr>
        <w:pStyle w:val="ListBullet"/>
      </w:pPr>
      <w:r>
        <w:t>Buffered flush every 4 s; max 120 segments; max 1200 chars/segment.</w:t>
      </w:r>
    </w:p>
    <w:p>
      <w:pPr>
        <w:pStyle w:val="ListBullet"/>
      </w:pPr>
      <w:r>
        <w:t>Care-team-only calls disable transcript capture.</w:t>
      </w:r>
    </w:p>
    <w:p>
      <w:pPr>
        <w:pStyle w:val="ListBullet"/>
      </w:pPr>
      <w:r>
        <w:t>actorUserId from JWT poster enables participant-based access control.</w:t>
      </w:r>
    </w:p>
    <w:p>
      <w:pPr>
        <w:pStyle w:val="Heading2"/>
      </w:pPr>
      <w:r>
        <w:t>6.2 Post-call AWS Transcribe (Producer B — async)</w:t>
      </w:r>
    </w:p>
    <w:p>
      <w:r>
        <w:rPr>
          <w:rFonts w:ascii="Consolas" w:hAnsi="Consolas"/>
        </w:rPr>
        <w:t>CallRecordingService → PostCallTranscriptionService.transcribeAndCleanup()</w:t>
        <w:br/>
        <w:t xml:space="preserve">  → StartTranscriptionJob (speaker diarization, max 10 labels)</w:t>
        <w:br/>
        <w:t xml:space="preserve">  → Poll ≤ 15 min → parse JSON → recordSegments(actorUserId=null)</w:t>
        <w:br/>
        <w:t xml:space="preserve">  → Delete concatenated MP4 + transcript JSON from S3</w:t>
      </w:r>
    </w:p>
    <w:p>
      <w:pPr>
        <w:pStyle w:val="ListBullet"/>
      </w:pPr>
      <w:r>
        <w:t>Source label: POST_CALL_TRANSCRIBE.</w:t>
      </w:r>
    </w:p>
    <w:p>
      <w:pPr>
        <w:pStyle w:val="ListBullet"/>
      </w:pPr>
      <w:r>
        <w:t>actorUserId always null — RBAC relies on telemetry/archive participant lists.</w:t>
      </w:r>
    </w:p>
    <w:p>
      <w:pPr>
        <w:pStyle w:val="ListBullet"/>
      </w:pPr>
      <w:r>
        <w:rPr>
          <w:highlight w:val="yellow"/>
        </w:rPr>
        <w:t>Often completes AFTER maybeGenerateAndStoreCallSummary() → first summary may be NO_TRANSCRIPT.</w:t>
      </w:r>
    </w:p>
    <w:p>
      <w:pPr>
        <w:pStyle w:val="ListBullet"/>
      </w:pPr>
      <w:r>
        <w:rPr>
          <w:highlight w:val="yellow"/>
        </w:rPr>
        <w:t>Gap: no automatic summary regen when post-call transcription completes.</w:t>
      </w:r>
    </w:p>
    <w:p>
      <w:pPr>
        <w:pStyle w:val="Heading2"/>
      </w:pPr>
      <w:r>
        <w:t>6.3 Chime backend transcription (Producer C — non-persisting)</w:t>
      </w:r>
    </w:p>
    <w:p>
      <w:r>
        <w:t>ChimeService.ensureMeetingTranscriptionStarted() calls AWS StartMeetingTranscription but does not write to CallTranscriptService. Client-side capture (6.1) is the actual ingestion path.</w:t>
      </w:r>
    </w:p>
    <w:p>
      <w:pPr>
        <w:pStyle w:val="Heading2"/>
      </w:pPr>
      <w:r>
        <w:t>6.4 Downstream to Ask AI index (planned)</w:t>
      </w:r>
    </w:p>
    <w:p>
      <w:r>
        <w:rPr>
          <w:rFonts w:ascii="Consolas" w:hAnsi="Consolas"/>
        </w:rPr>
        <w:t>call_transcript_segments (+ archive)</w:t>
        <w:br/>
        <w:t xml:space="preserve">  → CallSummaryService (Bedrock summary_json)</w:t>
        <w:br/>
        <w:t xml:space="preserve">  → (planned) retrieval_index_chunk [record_type=TRANSCRIPT | CALL_SUMMARY]</w:t>
        <w:br/>
        <w:t xml:space="preserve">  → Hybrid FTS + pgvector search</w:t>
        <w:br/>
        <w:t xml:space="preserve">  → Ask AI answer with citations</w:t>
      </w:r>
    </w:p>
    <w:p>
      <w:r>
        <w:rPr>
          <w:highlight w:val="yellow"/>
        </w:rPr>
        <w:t>Team E NFR-AI-3: index refresh ≤ 5 min after new transcript/summary — not implemented.</w:t>
      </w:r>
    </w:p>
    <w:p>
      <w:pPr>
        <w:pStyle w:val="Heading1"/>
      </w:pPr>
      <w:r>
        <w:t>7. Clinical Notetaker STT Path (Sherpa ONNX)</w:t>
      </w:r>
    </w:p>
    <w:p>
      <w:pPr>
        <w:pStyle w:val="ListBullet"/>
      </w:pPr>
      <w:r>
        <w:t>Entry: notetaker_search.dart → StreamingAsrAndDiarizationScreen.</w:t>
      </w:r>
    </w:p>
    <w:p>
      <w:pPr>
        <w:pStyle w:val="ListBullet"/>
      </w:pPr>
      <w:r>
        <w:t>Models: sherpa-onnx-streaming-zipformer-en (online) + zipformer-gigaspeech (offline).</w:t>
      </w:r>
    </w:p>
    <w:p>
      <w:pPr>
        <w:pStyle w:val="ListBullet"/>
      </w:pPr>
      <w:r>
        <w:t>Diarization: pyannote-segmentation asset + speaker embedding (native FFI).</w:t>
      </w:r>
    </w:p>
    <w:p>
      <w:pPr>
        <w:pStyle w:val="ListBullet"/>
      </w:pPr>
      <w:r>
        <w:t>Output: PatientNote saved via NotetakerConfigService → /v1/api/patient-notetaker.</w:t>
      </w:r>
    </w:p>
    <w:p>
      <w:pPr>
        <w:pStyle w:val="ListBullet"/>
      </w:pPr>
      <w:r>
        <w:rPr>
          <w:highlight w:val="yellow"/>
        </w:rPr>
        <w:t>Web: not supported (native-only ONNX runtime).</w:t>
      </w:r>
    </w:p>
    <w:p>
      <w:pPr>
        <w:pStyle w:val="ListBullet"/>
      </w:pPr>
      <w:r>
        <w:t>Future index: CLINICAL_NOTE / DOCUMENT source type for retrieval.</w:t>
      </w:r>
    </w:p>
    <w:p>
      <w:pPr>
        <w:pStyle w:val="Heading1"/>
      </w:pPr>
      <w:r>
        <w:t>8. File Dictation Path (SpeechToTextCard)</w:t>
      </w:r>
    </w:p>
    <w:p>
      <w:pPr>
        <w:pStyle w:val="ListBullet"/>
      </w:pPr>
      <w:r>
        <w:t>Used on file_management_page.dart.</w:t>
      </w:r>
    </w:p>
    <w:p>
      <w:pPr>
        <w:pStyle w:val="ListBullet"/>
      </w:pPr>
      <w:r>
        <w:t>speech_to_text → recognized text saved as .txt via EnhancedFileService.uploadFileWeb().</w:t>
      </w:r>
    </w:p>
    <w:p>
      <w:pPr>
        <w:pStyle w:val="ListBullet"/>
      </w:pPr>
      <w:r>
        <w:t>User selects FileCategory (MEDICAL_RECORD, CLINICAL_NOTE, etc.).</w:t>
      </w:r>
    </w:p>
    <w:p>
      <w:pPr>
        <w:pStyle w:val="ListBullet"/>
      </w:pPr>
      <w:r>
        <w:t>Planned upstream for DOCUMENT retrieval index after OCR/chunk pipeline.</w:t>
      </w:r>
    </w:p>
    <w:p>
      <w:pPr>
        <w:pStyle w:val="Heading1"/>
      </w:pPr>
      <w:r>
        <w:t>9. End-to-End Dependency Graph</w:t>
      </w:r>
    </w:p>
    <w:p>
      <w:r>
        <w:rPr>
          <w:rFonts w:ascii="Consolas" w:hAnsi="Consolas"/>
        </w:rPr>
        <w:t>VOICE QUERY (user asks Ask AI):</w:t>
        <w:br/>
        <w:t xml:space="preserve">  [NOT BUILT] Mic → STT → /ai-chat/chat or /api/ai/ask → retrieval → Bedrock</w:t>
        <w:br/>
        <w:br/>
        <w:t>VOICE FORM (symptom/allergy):</w:t>
        <w:br/>
        <w:t xml:space="preserve">  Mic → speech_to_text → DeepseekService → /api/ai/analyze/* → form UI</w:t>
        <w:br/>
        <w:br/>
        <w:t>CALL STT (retrieval upstream):</w:t>
        <w:br/>
        <w:t xml:space="preserve">  Chime/WebSpeech → POST transcript/segments → CallTranscriptService</w:t>
        <w:br/>
        <w:t xml:space="preserve">  AWS Transcribe → POST_CALL_TRANSCRIBE segments</w:t>
        <w:br/>
        <w:t xml:space="preserve">  → CallSummaryService → (planned) retrieval_index_chunk</w:t>
        <w:br/>
        <w:br/>
        <w:t>NOTETaker STT:</w:t>
        <w:br/>
        <w:t xml:space="preserve">  Sherpa ONNX → PatientNote API → (planned) CLINICAL_NOTE index</w:t>
      </w:r>
    </w:p>
    <w:p>
      <w:pPr>
        <w:pStyle w:val="Heading1"/>
      </w:pPr>
      <w:r>
        <w:t>10. STT Framework Comparison for Ask AI Voice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Fit for Ask AI mic</w:t>
            </w:r>
          </w:p>
        </w:tc>
      </w:tr>
      <w:tr>
        <w:tc>
          <w:tcPr>
            <w:tcW w:type="dxa" w:w="2160"/>
          </w:tcPr>
          <w:p>
            <w:r>
              <w:t>speech_to_text (existing)</w:t>
            </w:r>
          </w:p>
        </w:tc>
        <w:tc>
          <w:tcPr>
            <w:tcW w:type="dxa" w:w="2160"/>
          </w:tcPr>
          <w:p>
            <w:r>
              <w:t>Already integrated; cross-platform; text-only backend</w:t>
            </w:r>
          </w:p>
        </w:tc>
        <w:tc>
          <w:tcPr>
            <w:tcW w:type="dxa" w:w="2160"/>
          </w:tcPr>
          <w:p>
            <w:r>
              <w:t>Web/browser variance; no streaming to server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Best near-term — reuse VoiceCommandAI</w:t>
            </w:r>
          </w:p>
        </w:tc>
      </w:tr>
      <w:tr>
        <w:tc>
          <w:tcPr>
            <w:tcW w:type="dxa" w:w="2160"/>
          </w:tcPr>
          <w:p>
            <w:r>
              <w:t>Sherpa ONNX</w:t>
            </w:r>
          </w:p>
        </w:tc>
        <w:tc>
          <w:tcPr>
            <w:tcW w:type="dxa" w:w="2160"/>
          </w:tcPr>
          <w:p>
            <w:r>
              <w:t>On-device privacy; offline</w:t>
            </w:r>
          </w:p>
        </w:tc>
        <w:tc>
          <w:tcPr>
            <w:tcW w:type="dxa" w:w="2160"/>
          </w:tcPr>
          <w:p>
            <w:r>
              <w:t>Heavy assets; native only; separate from chat UI</w:t>
            </w:r>
          </w:p>
        </w:tc>
        <w:tc>
          <w:tcPr>
            <w:tcW w:type="dxa" w:w="2160"/>
          </w:tcPr>
          <w:p>
            <w:r>
              <w:t>Secondary — offline mode only</w:t>
            </w:r>
          </w:p>
        </w:tc>
      </w:tr>
      <w:tr>
        <w:tc>
          <w:tcPr>
            <w:tcW w:type="dxa" w:w="2160"/>
          </w:tcPr>
          <w:p>
            <w:r>
              <w:t>AWS Transcribe streaming</w:t>
            </w:r>
          </w:p>
        </w:tc>
        <w:tc>
          <w:tcPr>
            <w:tcW w:type="dxa" w:w="2160"/>
          </w:tcPr>
          <w:p>
            <w:r>
              <w:t>Consistent cloud quality</w:t>
            </w:r>
          </w:p>
        </w:tc>
        <w:tc>
          <w:tcPr>
            <w:tcW w:type="dxa" w:w="2160"/>
          </w:tcPr>
          <w:p>
            <w:r>
              <w:t>Latency, cost, audio leaves device</w:t>
            </w:r>
          </w:p>
        </w:tc>
        <w:tc>
          <w:tcPr>
            <w:tcW w:type="dxa" w:w="2160"/>
          </w:tcPr>
          <w:p>
            <w:r>
              <w:t>Not recommended for query mic</w:t>
            </w:r>
          </w:p>
        </w:tc>
      </w:tr>
      <w:tr>
        <w:tc>
          <w:tcPr>
            <w:tcW w:type="dxa" w:w="2160"/>
          </w:tcPr>
          <w:p>
            <w:r>
              <w:t>Web Speech API direct</w:t>
            </w:r>
          </w:p>
        </w:tc>
        <w:tc>
          <w:tcPr>
            <w:tcW w:type="dxa" w:w="2160"/>
          </w:tcPr>
          <w:p>
            <w:r>
              <w:t>Zero Flutter plugin on web</w:t>
            </w:r>
          </w:p>
        </w:tc>
        <w:tc>
          <w:tcPr>
            <w:tcW w:type="dxa" w:w="2160"/>
          </w:tcPr>
          <w:p>
            <w:r>
              <w:t>Already used as call fallback only</w:t>
            </w:r>
          </w:p>
        </w:tc>
        <w:tc>
          <w:tcPr>
            <w:tcW w:type="dxa" w:w="2160"/>
          </w:tcPr>
          <w:p>
            <w:r>
              <w:t>Web fallback if speech_to_text fails</w:t>
            </w:r>
          </w:p>
        </w:tc>
      </w:tr>
    </w:tbl>
    <w:p>
      <w:pPr>
        <w:pStyle w:val="Heading1"/>
      </w:pPr>
      <w:r>
        <w:t>11. RBAC &amp; Security Cross-Cuts</w:t>
      </w:r>
    </w:p>
    <w:p>
      <w:pPr>
        <w:pStyle w:val="ListBullet"/>
      </w:pPr>
      <w:r>
        <w:rPr>
          <w:highlight w:val="yellow"/>
        </w:rPr>
        <w:t>USE_AI_FEATURES not granted to PATIENT role — blocks Ask AI even if voice mic added.</w:t>
      </w:r>
    </w:p>
    <w:p>
      <w:pPr>
        <w:pStyle w:val="ListBullet"/>
      </w:pPr>
      <w:r>
        <w:rPr>
          <w:highlight w:val="yellow"/>
        </w:rPr>
        <w:t>Voice form paths use CREATE_TASKS permission on AiSymptomController — permission mismatch.</w:t>
      </w:r>
    </w:p>
    <w:p>
      <w:pPr>
        <w:pStyle w:val="ListBullet"/>
      </w:pPr>
      <w:r>
        <w:t>Call transcript POST requires call participation; caregiver corpus retrieval needs patient_id scope.</w:t>
      </w:r>
    </w:p>
    <w:p>
      <w:pPr>
        <w:pStyle w:val="ListBullet"/>
      </w:pPr>
      <w:r>
        <w:t>Client-side STT keeps raw audio off backend for queries — aligns with FR-AI-9 minimum-necessary.</w:t>
      </w:r>
    </w:p>
    <w:p>
      <w:pPr>
        <w:pStyle w:val="ListBullet"/>
      </w:pPr>
      <w:r>
        <w:t>Alexa token → patient resolution; separate auth model from JWT Ask AI gateway.</w:t>
      </w:r>
    </w:p>
    <w:p>
      <w:pPr>
        <w:pStyle w:val="Heading1"/>
      </w:pPr>
      <w:r>
        <w:t>12. Critical Gaps &amp; Recommendations</w:t>
      </w:r>
    </w:p>
    <w:p>
      <w:del w:id="15" w:author="CareConnect Doc Refresh" w:date="2026-06-29T00:33:48Z">
        <w:r>
          <w:delText xml:space="preserve"># || Gap || Severity || Recommendation
1 || No voice input on Ask AI chat UI || High || Add mic button using VoiceCommandAI singleShot → AIChatService.sendMessage
2 || Ask AI has no retrieval/RAG pipeline || High || Implement hybrid search before expanding voice UX
3 || Five STT stacks with no shared abstraction || Medium || Introduce SpeechCaptureService facade in Flutter
4 || VoiceCommandAI navigation mode orphaned || Low || Wire to router or remove dead navigation handlers
5 || Post-call transcript arrives after summary || Medium || Regenerate summary + trigger index on POST_CALL_TRANSCRIBE complete
6 || Chime backend transcription non-persisting || Low || Document as ops-only; rely on client capture
7 || PATIENT lacks USE_AI_FEATURES || High || Fix RolePermissionService before voice Ask AI launch
8 || No voice-query audit field || Medium || Log inputModality: voice|text in FR-AI-10 audit schema</w:delText>
        </w:r>
      </w:del>
    </w:p>
    <w:ins w:id="16" w:author="CareConnect Doc Refresh" w:date="2026-06-29T00:33:48Z">
      <w:tbl>
        <w:tblPr>
          <w:tblStyle w:val="TableGrid"/>
          <w:tblW w:type="auto" w:w="0"/>
          <w:tblLook w:firstColumn="1" w:firstRow="1" w:lastColumn="0" w:lastRow="0" w:noHBand="0" w:noVBand="1" w:val="04A0"/>
        </w:tblPr>
        <w:tblGrid>
          <w:gridCol w:w="2160"/>
          <w:gridCol w:w="2160"/>
          <w:gridCol w:w="2160"/>
          <w:gridCol w:w="2160"/>
        </w:tblGrid>
        <w:tr>
          <w:tc>
            <w:tcPr>
              <w:tcW w:type="dxa" w:w="2160"/>
            </w:tcPr>
            <w:p>
              <w:r>
                <w:rPr>
                  <w:b/>
                </w:rPr>
                <w:t>#</w:t>
              </w:r>
            </w:p>
          </w:tc>
          <w:tc>
            <w:tcPr>
              <w:tcW w:type="dxa" w:w="2160"/>
            </w:tcPr>
            <w:p>
              <w:r>
                <w:rPr>
                  <w:b/>
                </w:rPr>
                <w:t>Gap</w:t>
              </w:r>
            </w:p>
          </w:tc>
          <w:tc>
            <w:tcPr>
              <w:tcW w:type="dxa" w:w="2160"/>
            </w:tcPr>
            <w:p>
              <w:r>
                <w:rPr>
                  <w:b/>
                </w:rPr>
                <w:t>Severity</w:t>
              </w:r>
            </w:p>
          </w:tc>
          <w:tc>
            <w:tcPr>
              <w:tcW w:type="dxa" w:w="2160"/>
            </w:tcPr>
            <w:p>
              <w:r>
                <w:rPr>
                  <w:b/>
                </w:rPr>
                <w:t>Recommendation</w:t>
              </w:r>
            </w:p>
          </w:tc>
        </w:tr>
        <w:tr>
          <w:tc>
            <w:tcPr>
              <w:tcW w:type="dxa" w:w="2160"/>
            </w:tcPr>
            <w:p>
              <w:r>
                <w:t>1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No voice input on Ask AI chat UI</w:t>
              </w:r>
            </w:p>
          </w:tc>
          <w:tc>
            <w:tcPr>
              <w:tcW w:type="dxa" w:w="2160"/>
            </w:tcPr>
            <w:p>
              <w:r>
                <w:t>High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Add mic via VoiceCommandAI; requires careconnect.ai.enabled=true for backend</w:t>
              </w:r>
            </w:p>
          </w:tc>
        </w:tr>
        <w:tr>
          <w:tc>
            <w:tcPr>
              <w:tcW w:type="dxa" w:w="2160"/>
            </w:tcPr>
            <w:p>
              <w:r>
                <w:t>2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Ask AI has no retrieval/RAG pipeline; Bedrock path lacks medical context</w:t>
              </w:r>
            </w:p>
          </w:tc>
          <w:tc>
            <w:tcPr>
              <w:tcW w:type="dxa" w:w="2160"/>
            </w:tcPr>
            <w:p>
              <w:r>
                <w:t>High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Re-wire MedicalContextService + implement hybrid search</w:t>
              </w:r>
            </w:p>
          </w:tc>
        </w:tr>
        <w:tr>
          <w:tc>
            <w:tcPr>
              <w:tcW w:type="dxa" w:w="2160"/>
            </w:tcPr>
            <w:p>
              <w:r>
                <w:t>3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Five STT stacks with no shared abstraction</w:t>
              </w:r>
            </w:p>
          </w:tc>
          <w:tc>
            <w:tcPr>
              <w:tcW w:type="dxa" w:w="2160"/>
            </w:tcPr>
            <w:p>
              <w:r>
                <w:t>Medium</w:t>
              </w:r>
            </w:p>
          </w:tc>
          <w:tc>
            <w:tcPr>
              <w:tcW w:type="dxa" w:w="2160"/>
            </w:tcPr>
            <w:p>
              <w:r>
                <w:t>Introduce SpeechCaptureService facade in Flutter</w:t>
              </w:r>
            </w:p>
          </w:tc>
        </w:tr>
        <w:tr>
          <w:tc>
            <w:tcPr>
              <w:tcW w:type="dxa" w:w="2160"/>
            </w:tcPr>
            <w:p>
              <w:r>
                <w:t>4</w:t>
              </w:r>
            </w:p>
          </w:tc>
          <w:tc>
            <w:tcPr>
              <w:tcW w:type="dxa" w:w="2160"/>
            </w:tcPr>
            <w:p>
              <w:r>
                <w:t>VoiceCommandAI navigation mode orphaned</w:t>
              </w:r>
            </w:p>
          </w:tc>
          <w:tc>
            <w:tcPr>
              <w:tcW w:type="dxa" w:w="2160"/>
            </w:tcPr>
            <w:p>
              <w:r>
                <w:t>Low</w:t>
              </w:r>
            </w:p>
          </w:tc>
          <w:tc>
            <w:tcPr>
              <w:tcW w:type="dxa" w:w="2160"/>
            </w:tcPr>
            <w:p>
              <w:r>
                <w:t>Wire to router or remove dead navigation handlers</w:t>
              </w:r>
            </w:p>
          </w:tc>
        </w:tr>
        <w:tr>
          <w:tc>
            <w:tcPr>
              <w:tcW w:type="dxa" w:w="2160"/>
            </w:tcPr>
            <w:p>
              <w:r>
                <w:t>5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Post-call transcript arrives after summary</w:t>
              </w:r>
            </w:p>
          </w:tc>
          <w:tc>
            <w:tcPr>
              <w:tcW w:type="dxa" w:w="2160"/>
            </w:tcPr>
            <w:p>
              <w:r>
                <w:t>Medium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Regenerate summary + trigger index on POST_CALL_TRANSCRIBE complete</w:t>
              </w:r>
            </w:p>
          </w:tc>
        </w:tr>
        <w:tr>
          <w:tc>
            <w:tcPr>
              <w:tcW w:type="dxa" w:w="2160"/>
            </w:tcPr>
            <w:p>
              <w:r>
                <w:t>6</w:t>
              </w:r>
            </w:p>
          </w:tc>
          <w:tc>
            <w:tcPr>
              <w:tcW w:type="dxa" w:w="2160"/>
            </w:tcPr>
            <w:p>
              <w:r>
                <w:t>Chime backend transcription non-persisting</w:t>
              </w:r>
            </w:p>
          </w:tc>
          <w:tc>
            <w:tcPr>
              <w:tcW w:type="dxa" w:w="2160"/>
            </w:tcPr>
            <w:p>
              <w:r>
                <w:t>Low</w:t>
              </w:r>
            </w:p>
          </w:tc>
          <w:tc>
            <w:tcPr>
              <w:tcW w:type="dxa" w:w="2160"/>
            </w:tcPr>
            <w:p>
              <w:r>
                <w:t>Document as ops-only; rely on client capture</w:t>
              </w:r>
            </w:p>
          </w:tc>
        </w:tr>
        <w:tr>
          <w:tc>
            <w:tcPr>
              <w:tcW w:type="dxa" w:w="2160"/>
            </w:tcPr>
            <w:p>
              <w:r>
                <w:t>7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PATIENT lacks USE_AI_FEATURES</w:t>
              </w:r>
            </w:p>
          </w:tc>
          <w:tc>
            <w:tcPr>
              <w:tcW w:type="dxa" w:w="2160"/>
            </w:tcPr>
            <w:p>
              <w:r>
                <w:t>High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Fix RolePermissionService before voice Ask AI launch</w:t>
              </w:r>
            </w:p>
          </w:tc>
        </w:tr>
        <w:tr>
          <w:tc>
            <w:tcPr>
              <w:tcW w:type="dxa" w:w="2160"/>
            </w:tcPr>
            <w:p>
              <w:r>
                <w:t>8</w:t>
              </w:r>
            </w:p>
          </w:tc>
          <w:tc>
            <w:tcPr>
              <w:tcW w:type="dxa" w:w="2160"/>
            </w:tcPr>
            <w:p>
              <w:r>
                <w:t>No voice-query audit field</w:t>
              </w:r>
            </w:p>
          </w:tc>
          <w:tc>
            <w:tcPr>
              <w:tcW w:type="dxa" w:w="2160"/>
            </w:tcPr>
            <w:p>
              <w:r>
                <w:t>Medium</w:t>
              </w:r>
            </w:p>
          </w:tc>
          <w:tc>
            <w:tcPr>
              <w:tcW w:type="dxa" w:w="2160"/>
            </w:tcPr>
            <w:p>
              <w:r>
                <w:t>Log inputModality: voice|text in FR-AI-10 audit schema</w:t>
              </w:r>
            </w:p>
          </w:tc>
        </w:tr>
      </w:tbl>
    </w:ins>
    <w:p>
      <w:pPr>
        <w:pStyle w:val="Heading1"/>
      </w:pPr>
      <w:r>
        <w:t>13. Implementation Priority (Voice + STT + Ask 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STT dependency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Grant USE_AI_FEATURES to PATIENT; fix symptom permission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Mic on Ask AI chat → speech_to_text → existing /ai-chat/chat</w:t>
            </w:r>
          </w:p>
        </w:tc>
        <w:tc>
          <w:tcPr>
            <w:tcW w:type="dxa" w:w="2880"/>
          </w:tcPr>
          <w:p>
            <w:r>
              <w:t>speech_to_text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RetrievalScopeService + retrieval_index_chunk</w:t>
            </w:r>
          </w:p>
        </w:tc>
        <w:tc>
          <w:tcPr>
            <w:tcW w:type="dxa" w:w="2880"/>
          </w:tcPr>
          <w:p>
            <w:r>
              <w:t>Transcript text from 6.1/6.2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Summary regen hook on post-call Transcribe complete</w:t>
            </w:r>
          </w:p>
        </w:tc>
        <w:tc>
          <w:tcPr>
            <w:tcW w:type="dxa" w:w="2880"/>
          </w:tcPr>
          <w:p>
            <w:r>
              <w:t>AWS Transcribe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Shared SpeechCaptureService; Sherpa offline fallback</w:t>
            </w:r>
          </w:p>
        </w:tc>
        <w:tc>
          <w:tcPr>
            <w:tcW w:type="dxa" w:w="2880"/>
          </w:tcPr>
          <w:p>
            <w:r>
              <w:t>Sherpa ONNX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Index notetaker + dictation files</w:t>
            </w:r>
          </w:p>
        </w:tc>
        <w:tc>
          <w:tcPr>
            <w:tcW w:type="dxa" w:w="2880"/>
          </w:tcPr>
          <w:p>
            <w:r>
              <w:t>Sherpa + speech_to_text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Unified /api/ai/ask gateway with inputModality</w:t>
            </w:r>
          </w:p>
        </w:tc>
        <w:tc>
          <w:tcPr>
            <w:tcW w:type="dxa" w:w="2880"/>
          </w:tcPr>
          <w:p>
            <w:r>
              <w:t>Client STT only</w:t>
            </w:r>
          </w:p>
        </w:tc>
      </w:tr>
    </w:tbl>
    <w:p>
      <w:pPr>
        <w:pStyle w:val="Heading1"/>
      </w:pPr>
      <w:r>
        <w:t>14. Related Documents &amp; Code References</w:t>
      </w:r>
    </w:p>
    <w:p>
      <w:pPr>
        <w:pStyle w:val="ListBullet"/>
      </w:pPr>
      <w:r>
        <w:t>docs/Call_Transcript_Retrieval_Review.docx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docs/Ask_AI_Upstream_Pipeline_Call_Visit_Summaries.docx</w:t>
      </w:r>
    </w:p>
    <w:p>
      <w:pPr>
        <w:pStyle w:val="ListBullet"/>
      </w:pPr>
      <w:r>
        <w:t>docs/RBAC_Scoped_Retrieval_Source_Types.docx</w:t>
      </w:r>
    </w:p>
    <w:p>
      <w:pPr>
        <w:pStyle w:val="ListBullet"/>
      </w:pPr>
      <w:r>
        <w:t>frontend/lib/features/ai/presentation/pages/voice_command_ai.dart</w:t>
      </w:r>
    </w:p>
    <w:p>
      <w:pPr>
        <w:pStyle w:val="ListBullet"/>
      </w:pPr>
      <w:r>
        <w:t>frontend/lib/widgets/ai_chat_improved.dart</w:t>
      </w:r>
    </w:p>
    <w:p>
      <w:pPr>
        <w:pStyle w:val="ListBullet"/>
      </w:pPr>
      <w:r>
        <w:t>frontend/lib/widgets/speech_to_text_widget.dart</w:t>
      </w:r>
    </w:p>
    <w:p>
      <w:pPr>
        <w:pStyle w:val="ListBullet"/>
      </w:pPr>
      <w:r>
        <w:t>frontend/lib/features/streaming_asr_with_diarization/streaming_asr_and_diarization_native.dart</w:t>
      </w:r>
    </w:p>
    <w:p>
      <w:pPr>
        <w:pStyle w:val="ListBullet"/>
      </w:pPr>
      <w:r>
        <w:t>frontend/lib/widgets/chime_meeting_embed_web.dart</w:t>
      </w:r>
    </w:p>
    <w:p>
      <w:pPr>
        <w:pStyle w:val="ListBullet"/>
      </w:pPr>
      <w:r>
        <w:t>frontend/lib/widgets/hybrid_video_call_widget.dart</w:t>
      </w:r>
    </w:p>
    <w:p>
      <w:pPr>
        <w:pStyle w:val="ListBullet"/>
      </w:pPr>
      <w:r>
        <w:t>frontend/lib/services/video_call_service.dart</w:t>
      </w:r>
    </w:p>
    <w:p>
      <w:pPr>
        <w:pStyle w:val="ListBullet"/>
      </w:pPr>
      <w:r>
        <w:t>backend/core/src/main/java/com/careconnect/service/ChimeService.java</w:t>
      </w:r>
    </w:p>
    <w:p>
      <w:pPr>
        <w:pStyle w:val="ListBullet"/>
      </w:pPr>
      <w:r>
        <w:t>backend/core/src/main/java/com/careconnect/service/PostCallTranscriptionService.java</w:t>
      </w:r>
    </w:p>
    <w:p>
      <w:pPr>
        <w:pStyle w:val="ListBullet"/>
      </w:pPr>
      <w:r>
        <w:t>backend/core/src/main/java/com/careconnect/service/CallTranscriptService.java</w:t>
      </w:r>
    </w:p>
    <w:p>
      <w:pPr>
        <w:pStyle w:val="ListBullet"/>
      </w:pPr>
      <w:r>
        <w:t>backend/core/src/main/java/com/careconnect/controller/AIChatController.java</w:t>
      </w:r>
    </w:p>
    <w:p>
      <w:pPr>
        <w:pStyle w:val="ListBullet"/>
      </w:pPr>
      <w:r>
        <w:t>backend/core/src/main/java/com/careconnect/service/AiSymptomService.java</w:t>
      </w:r>
    </w:p>
    <w:p>
      <w:pPr>
        <w:pStyle w:val="Heading1"/>
      </w:pPr>
      <w:r>
        <w:t>15. Conclusion</w:t>
      </w:r>
    </w:p>
    <w:p>
      <w:r>
        <w:t>Voice query for Ask AI is architecturally straightforward — client STT producing text that feeds the same gateway as typed queries — but is not implemented today. The codebase already proves the pattern via symptom/allergy voice capture (speech_to_text → DeepSeek extraction). The heavier STT investment is upstream of retrieval: telehealth capture (Chime + AWS Transcribe) and clinical notetaker (Sherpa ONNX) supply indexed content, not the query interface itself.</w:t>
      </w:r>
    </w:p>
    <w:p>
      <w:r>
        <w:rPr>
          <w:highlight w:val="yellow"/>
        </w:rPr>
        <w:t>Priority order: (1) RBAC fix for patient Ask AI, (2) mic on chat reusing VoiceCommandAI, (3) hybrid retrieval index over transcript/summary text, (4) post-call transcript/summary sync, (5) optional SpeechCaptureService unification across five STT stacks.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
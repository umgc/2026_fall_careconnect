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ins w:id="11" w:author="CareConnect Doc Refresh" w:date="2026-09-01T19:12:01Z">
        <w:r>
          <w:rPr>
            <w:i/>
          </w:rPr>
          <w:t xml:space="preserve">[Track Changes] Revisions by CareConnect Doc Refresh on 2026-09-01. Open Review tab → All Markup to see insertions/deletions.</w:t>
        </w:r>
      </w:ins>
    </w:p>
    <w:p>
      <w:pPr>
        <w:pStyle w:val="Title"/>
        <w:jc w:val="center"/>
      </w:pPr>
      <w:r>
        <w:t>Ask AI Upstream Data Pipeline</w:t>
      </w:r>
    </w:p>
    <w:p>
      <w:r>
        <w:t>Unified Call &amp; Visit Summary Contract for Retrieval</w:t>
      </w:r>
    </w:p>
    <w:p>
      <w:r>
        <w:t>CareConnect Team E — AI Services &amp; Intelligent Recall</w:t>
      </w:r>
    </w:p>
    <w:p>
      <w:r>
        <w:t>Documents how Ask AI receives indexed content from upstream summary producers using a single schema contract across phone calls and in-person visits.</w:t>
      </w:r>
    </w:p>
    <w:ins w:id="1" w:author="CareConnect Doc Refresh" w:date="2026-09-01T19:12:01Z">
      <w:p>
        <w:r>
          <w:rPr>
            <w:highlight w:val="yellow"/>
          </w:rPr>
          <w:t>Codebase refresh: June 2026 (post PR #88 Bedrock/Claude, PR #89 participant handling)</w:t>
        </w:r>
      </w:p>
    </w:ins>
    <w:ins w:id="2" w:author="CareConnect Doc Refresh" w:date="2026-09-01T19:12:01Z">
      <w:p>
        <w:pPr>
          <w:pStyle w:val="ListBullet"/>
        </w:pPr>
        <w:r>
          <w:t>AI chat opt-in: careconnect.ai.enabled=false by default in application-dev.properties; AIChatController and Bedrock beans load only when CARECONNECT_AI_ENABLED=true.</w:t>
        </w:r>
      </w:p>
    </w:ins>
    <w:ins w:id="3" w:author="CareConnect Doc Refresh" w:date="2026-09-01T19:12:01Z">
      <w:p>
        <w:pPr>
          <w:pStyle w:val="ListBullet"/>
        </w:pPr>
        <w:r>
          <w:t>Primary AI provider is Bedrock (careconnect.ai.provider=bedrock) via AIServiceFactory → BedrockAIChatAdapter → BedrockAIChatService; DeepSeek chat path disabled (DefaultAIChatService throws).</w:t>
        </w:r>
      </w:p>
    </w:ins>
    <w:ins w:id="4" w:author="CareConnect Doc Refresh" w:date="2026-09-01T19:12:01Z">
      <w:p>
        <w:pPr>
          <w:pStyle w:val="ListBullet"/>
        </w:pPr>
        <w:r>
          <w:t>BedrockModelSupport adds approved Claude Sonnet 4/4.5/4.6 and Nova models with inference-profile routing.</w:t>
        </w:r>
      </w:p>
    </w:ins>
    <w:ins w:id="5" w:author="CareConnect Doc Refresh" w:date="2026-09-01T19:12:01Z">
      <w:p>
        <w:pPr>
          <w:pStyle w:val="ListBullet"/>
        </w:pPr>
        <w:r>
          <w:t>BedrockAIChatService sends user message only — MedicalContextService / PatientContextRetrievalService are not wired into the active Bedrock chat path (medical context injection gap).</w:t>
        </w:r>
      </w:p>
    </w:ins>
    <w:ins w:id="6" w:author="CareConnect Doc Refresh" w:date="2026-09-01T19:12:01Z">
      <w:p>
        <w:pPr>
          <w:pStyle w:val="ListBullet"/>
        </w:pPr>
        <w:r>
          <w:t>Voice form AI (symptom/allergy): careconnect.deepseek.enabled=false in dev disables AiSymptomController and AiAllergyController even though matchIfMissing=true.</w:t>
        </w:r>
      </w:p>
    </w:ins>
    <w:ins w:id="7" w:author="CareConnect Doc Refresh" w:date="2026-09-01T19:12:01Z">
      <w:p>
        <w:pPr>
          <w:pStyle w:val="ListBullet"/>
        </w:pPr>
        <w:r>
          <w:t>Video calls: frontend VideoCallService tracks participantUserIds and POSTs them on /end; CallController.mergeParticipantUserIds improves multi-party end detection; participant-left vs call-ended WS events.</w:t>
        </w:r>
      </w:p>
    </w:ins>
    <w:ins w:id="8" w:author="CareConnect Doc Refresh" w:date="2026-09-01T19:12:01Z">
      <w:p>
        <w:pPr>
          <w:pStyle w:val="ListBullet"/>
        </w:pPr>
        <w:r>
          <w:t>ChimeService caches attendee credentials per (callId, userId) for idempotent re-join (no duplicate externalUserId errors).</w:t>
        </w:r>
      </w:p>
    </w:ins>
    <w:ins w:id="9" w:author="CareConnect Doc Refresh" w:date="2026-09-01T19:12:01Z">
      <w:p>
        <w:pPr>
          <w:pStyle w:val="ListBullet"/>
        </w:pPr>
        <w:r>
          <w:t>Hybrid retrieval (retrieval_index_chunk, FTS, pgvector Ask AI gateway) still not implemented — gaps below remain open.</w:t>
        </w:r>
      </w:p>
    </w:ins>
    <w:ins w:id="10" w:author="CareConnect Doc Refresh" w:date="2026-09-01T19:12:01Z">
      <w:p/>
    </w:ins>
    <w:p>
      <w:pPr>
        <w:pStyle w:val="Heading1"/>
      </w:pPr>
      <w:r>
        <w:t>1. Executive Summary</w:t>
      </w:r>
    </w:p>
    <w:p>
      <w:r>
        <w:t>Call summaries and visit summaries share one downstream JSON contract. The retrieval consumer (Ask AI hybrid search) does not need to branch on episode type for core clinical artifacts — action items, appointments, care instructions, conditions, SOAP, risk level, and urgency banner all use identical structure whether the episode was a phone call or an in-person visit.</w:t>
      </w:r>
    </w:p>
    <w:p>
      <w:r>
        <w:t>Storage follows Dominique's direction: visit_summaries is a separate table from call_summaries, but both tables use the same column shape and emit the same summary_json payload structure. Ask AI uses a single retrieval path that reads from both tables, filters and ranks uniformly, and exposes episodeType (and visit-specific top-level fields) only when optional consumer logic is needed.</w:t>
      </w:r>
    </w:p>
    <w:p>
      <w:pPr>
        <w:pStyle w:val="Heading1"/>
      </w:pPr>
      <w:r>
        <w:t>2. Design Decision: One Contract, Two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Schema contract</w:t>
            </w:r>
          </w:p>
        </w:tc>
        <w:tc>
          <w:tcPr>
            <w:tcW w:type="dxa" w:w="2880"/>
          </w:tcPr>
          <w:p>
            <w:r>
              <w:t>Single unified summary_json payload</w:t>
            </w:r>
          </w:p>
        </w:tc>
        <w:tc>
          <w:tcPr>
            <w:tcW w:type="dxa" w:w="2880"/>
          </w:tcPr>
          <w:p>
            <w:r>
              <w:t>Medication changes, appointments, and care instructions are the same concepts regardless of channel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call_summaries + visit_summaries (same columns)</w:t>
            </w:r>
          </w:p>
        </w:tc>
        <w:tc>
          <w:tcPr>
            <w:tcW w:type="dxa" w:w="2880"/>
          </w:tcPr>
          <w:p>
            <w:r>
              <w:t>Separate write paths; identical downstream consumption</w:t>
            </w:r>
          </w:p>
        </w:tc>
      </w:tr>
      <w:tr>
        <w:tc>
          <w:tcPr>
            <w:tcW w:type="dxa" w:w="2880"/>
          </w:tcPr>
          <w:p>
            <w:r>
              <w:t>Retrieval path</w:t>
            </w:r>
          </w:p>
        </w:tc>
        <w:tc>
          <w:tcPr>
            <w:tcW w:type="dxa" w:w="2880"/>
          </w:tcPr>
          <w:p>
            <w:r>
              <w:t>Single path over both tables</w:t>
            </w:r>
          </w:p>
        </w:tc>
        <w:tc>
          <w:tcPr>
            <w:tcW w:type="dxa" w:w="2880"/>
          </w:tcPr>
          <w:p>
            <w:r>
              <w:t>No episode-type branching required in hybrid rank/filter logic</w:t>
            </w:r>
          </w:p>
        </w:tc>
      </w:tr>
      <w:tr>
        <w:tc>
          <w:tcPr>
            <w:tcW w:type="dxa" w:w="2880"/>
          </w:tcPr>
          <w:p>
            <w:r>
              <w:t>Episode discriminator</w:t>
            </w:r>
          </w:p>
        </w:tc>
        <w:tc>
          <w:tcPr>
            <w:tcW w:type="dxa" w:w="2880"/>
          </w:tcPr>
          <w:p>
            <w:r>
              <w:t>episodeType: call | visit at response top level</w:t>
            </w:r>
          </w:p>
        </w:tc>
        <w:tc>
          <w:tcPr>
            <w:tcW w:type="dxa" w:w="2880"/>
          </w:tcPr>
          <w:p>
            <w:r>
              <w:t>Optional branching for visitLocation, visitDuration, or future UX</w:t>
            </w:r>
          </w:p>
        </w:tc>
      </w:tr>
    </w:tbl>
    <w:p>
      <w:pPr>
        <w:pStyle w:val="Heading1"/>
      </w:pPr>
      <w:r>
        <w:t>3. Unified Schema: What Is the Same</w:t>
      </w:r>
    </w:p>
    <w:p>
      <w:r>
        <w:rPr>
          <w:b/>
        </w:rPr>
        <w:t>These fields are identical for call and visit summaries:</w:t>
      </w:r>
    </w:p>
    <w:p>
      <w:pPr>
        <w:pStyle w:val="ListBullet"/>
      </w:pPr>
      <w:r>
        <w:t>Top-level clinical narrative: headline, narrative, overallAssessment, riskLevel, urgencyBanner, summaryConfidence</w:t>
      </w:r>
    </w:p>
    <w:p>
      <w:pPr>
        <w:pStyle w:val="ListBullet"/>
      </w:pPr>
      <w:r>
        <w:t>Full SOAP block: subjective, objective[], assessment, plan (emergency, medications, appointments, monitoring, safety)</w:t>
      </w:r>
    </w:p>
    <w:p>
      <w:pPr>
        <w:pStyle w:val="ListBullet"/>
      </w:pPr>
      <w:r>
        <w:t>clinicalObservations: six categories (acuteRedFlags, symptomCharacterization, functionalStatus, cognitiveBehavioral, medicationRelated, caregiverSignals)</w:t>
      </w:r>
    </w:p>
    <w:p>
      <w:pPr>
        <w:pStyle w:val="ListBullet"/>
      </w:pPr>
      <w:r>
        <w:t>Four typed arrays: actionItems, appointments, careInstructions, conditions</w:t>
      </w:r>
    </w:p>
    <w:p>
      <w:pPr>
        <w:pStyle w:val="ListBullet"/>
      </w:pPr>
      <w:r>
        <w:t>Safety per item: confidence, sourceTurnId, needsConfirmation</w:t>
      </w:r>
    </w:p>
    <w:p>
      <w:pPr>
        <w:pStyle w:val="ListBullet"/>
      </w:pPr>
      <w:r>
        <w:t>State fields (Prof directive): status and effectiveDate on careInstructions and conditions</w:t>
      </w:r>
    </w:p>
    <w:p>
      <w:pPr>
        <w:pStyle w:val="ListBullet"/>
      </w:pPr>
      <w:r>
        <w:t>Envelope metadata: status, generatedAt, transcriptSegmentCount, transcriptAvailable, summarizationEngine, caregiverVisibility</w:t>
      </w:r>
    </w:p>
    <w:p>
      <w:pPr>
        <w:pStyle w:val="Heading1"/>
      </w:pPr>
      <w:r>
        <w:t>4. Visit-Specific Additions Only</w:t>
      </w:r>
    </w:p>
    <w:p>
      <w:pPr>
        <w:pStyle w:val="ListBullet"/>
      </w:pPr>
      <w:r>
        <w:t>episodeType: "call" or "visit" at the top level of the API response envelope</w:t>
      </w:r>
    </w:p>
    <w:p>
      <w:pPr>
        <w:pStyle w:val="ListBullet"/>
      </w:pPr>
      <w:r>
        <w:t>visitLocation (visits only): home | clinic | telehealth-video</w:t>
      </w:r>
    </w:p>
    <w:p>
      <w:pPr>
        <w:pStyle w:val="ListBullet"/>
      </w:pPr>
      <w:r>
        <w:t>visitDuration (visits only): duration in minutes</w:t>
      </w:r>
    </w:p>
    <w:p>
      <w:pPr>
        <w:pStyle w:val="ListBullet"/>
      </w:pPr>
      <w:r>
        <w:t>clinicalObservations.functionalStatus may contain richer in-person observations (mobility, gait, edema) but uses the same array-of-strings field structure</w:t>
      </w:r>
    </w:p>
    <w:p>
      <w:r>
        <w:t>Call sample episodeType: "call" — no visitLocation or visitDuration.</w:t>
      </w:r>
    </w:p>
    <w:p>
      <w:r>
        <w:t>Visit sample episodeType: "visit" — visitLocation: "home", visitDuration: 35.</w:t>
      </w:r>
    </w:p>
    <w:p>
      <w:pPr>
        <w:pStyle w:val="Heading1"/>
      </w:pPr>
      <w:r>
        <w:t>5. End-to-End Upstream Pipeline for Ask AI</w:t>
      </w:r>
    </w:p>
    <w:p>
      <w:r>
        <w:rPr>
          <w:b/>
        </w:rPr>
        <w:t>The following pipeline describes how summary data reaches the Ask AI retrieval index.</w:t>
      </w:r>
    </w:p>
    <w:p>
      <w:pPr>
        <w:pStyle w:val="Heading2"/>
      </w:pPr>
      <w:r>
        <w:t>5.1 Pipeline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Ask AI impact</w:t>
            </w:r>
          </w:p>
        </w:tc>
      </w:tr>
      <w:tr>
        <w:tc>
          <w:tcPr>
            <w:tcW w:type="dxa" w:w="1728"/>
          </w:tcPr>
          <w:p>
            <w:r>
              <w:t>1. Episode capture</w:t>
            </w:r>
          </w:p>
        </w:tc>
        <w:tc>
          <w:tcPr>
            <w:tcW w:type="dxa" w:w="1728"/>
          </w:tcPr>
          <w:p>
            <w:r>
              <w:t>Platform / Chime / EVV</w:t>
            </w:r>
          </w:p>
        </w:tc>
        <w:tc>
          <w:tcPr>
            <w:tcW w:type="dxa" w:w="1728"/>
          </w:tcPr>
          <w:p>
            <w:r>
              <w:t>Phone call or in-person visit ends</w:t>
            </w:r>
          </w:p>
        </w:tc>
        <w:tc>
          <w:tcPr>
            <w:tcW w:type="dxa" w:w="1728"/>
          </w:tcPr>
          <w:p>
            <w:r>
              <w:t>Diarized transcript segments</w:t>
            </w:r>
          </w:p>
        </w:tc>
        <w:tc>
          <w:tcPr>
            <w:tcW w:type="dxa" w:w="1728"/>
          </w:tcPr>
          <w:p>
            <w:r>
              <w:t>Transcript chunks indexed separately (upstream of summary)</w:t>
            </w:r>
          </w:p>
        </w:tc>
      </w:tr>
      <w:tr>
        <w:tc>
          <w:tcPr>
            <w:tcW w:type="dxa" w:w="1728"/>
          </w:tcPr>
          <w:p>
            <w:r>
              <w:t>2. Summary generation</w:t>
            </w:r>
          </w:p>
        </w:tc>
        <w:tc>
          <w:tcPr>
            <w:tcW w:type="dxa" w:w="1728"/>
          </w:tcPr>
          <w:p>
            <w:r>
              <w:t>Summaries service (Bedrock)</w:t>
            </w:r>
          </w:p>
        </w:tc>
        <w:tc>
          <w:tcPr>
            <w:tcW w:type="dxa" w:w="1728"/>
          </w:tcPr>
          <w:p>
            <w:r>
              <w:t>Transcript + sentiment context</w:t>
            </w:r>
          </w:p>
        </w:tc>
        <w:tc>
          <w:tcPr>
            <w:tcW w:type="dxa" w:w="1728"/>
          </w:tcPr>
          <w:p>
            <w:r>
              <w:t>Validated summary_json (unified schema)</w:t>
            </w:r>
          </w:p>
        </w:tc>
        <w:tc>
          <w:tcPr>
            <w:tcW w:type="dxa" w:w="1728"/>
          </w:tcPr>
          <w:p>
            <w:r>
              <w:t>Primary retrieval source for Ask AI</w:t>
            </w:r>
          </w:p>
        </w:tc>
      </w:tr>
      <w:tr>
        <w:tc>
          <w:tcPr>
            <w:tcW w:type="dxa" w:w="1728"/>
          </w:tcPr>
          <w:p>
            <w:r>
              <w:t>3. Persist</w:t>
            </w:r>
          </w:p>
        </w:tc>
        <w:tc>
          <w:tcPr>
            <w:tcW w:type="dxa" w:w="1728"/>
          </w:tcPr>
          <w:p>
            <w:r>
              <w:t>Summaries service</w:t>
            </w:r>
          </w:p>
        </w:tc>
        <w:tc>
          <w:tcPr>
            <w:tcW w:type="dxa" w:w="1728"/>
          </w:tcPr>
          <w:p>
            <w:r>
              <w:t>summary_json + metadata</w:t>
            </w:r>
          </w:p>
        </w:tc>
        <w:tc>
          <w:tcPr>
            <w:tcW w:type="dxa" w:w="1728"/>
          </w:tcPr>
          <w:p>
            <w:r>
              <w:t>Row in call_summaries OR visit_summaries</w:t>
            </w:r>
          </w:p>
        </w:tc>
        <w:tc>
          <w:tcPr>
            <w:tcW w:type="dxa" w:w="1728"/>
          </w:tcPr>
          <w:p>
            <w:r>
              <w:t>Durable store; same column shape both tables</w:t>
            </w:r>
          </w:p>
        </w:tc>
      </w:tr>
      <w:tr>
        <w:tc>
          <w:tcPr>
            <w:tcW w:type="dxa" w:w="1728"/>
          </w:tcPr>
          <w:p>
            <w:r>
              <w:t>4. Index event</w:t>
            </w:r>
          </w:p>
        </w:tc>
        <w:tc>
          <w:tcPr>
            <w:tcW w:type="dxa" w:w="1728"/>
          </w:tcPr>
          <w:p>
            <w:r>
              <w:t>Outbox / SNS (TDD UC-SUM-5)</w:t>
            </w:r>
          </w:p>
        </w:tc>
        <w:tc>
          <w:tcPr>
            <w:tcW w:type="dxa" w:w="1728"/>
          </w:tcPr>
          <w:p>
            <w:r>
              <w:t>summary.created event</w:t>
            </w:r>
          </w:p>
        </w:tc>
        <w:tc>
          <w:tcPr>
            <w:tcW w:type="dxa" w:w="1728"/>
          </w:tcPr>
          <w:p>
            <w:r>
              <w:t>Indexing pipeline triggered</w:t>
            </w:r>
          </w:p>
        </w:tc>
        <w:tc>
          <w:tcPr>
            <w:tcW w:type="dxa" w:w="1728"/>
          </w:tcPr>
          <w:p>
            <w:r>
              <w:t>Async; target ≤ 5 min refresh (NFR-AI-3)</w:t>
            </w:r>
          </w:p>
        </w:tc>
      </w:tr>
      <w:tr>
        <w:tc>
          <w:tcPr>
            <w:tcW w:type="dxa" w:w="1728"/>
          </w:tcPr>
          <w:p>
            <w:r>
              <w:t>5. Chunk + embed</w:t>
            </w:r>
          </w:p>
        </w:tc>
        <w:tc>
          <w:tcPr>
            <w:tcW w:type="dxa" w:w="1728"/>
          </w:tcPr>
          <w:p>
            <w:r>
              <w:t>Indexing / embedding pipeline</w:t>
            </w:r>
          </w:p>
        </w:tc>
        <w:tc>
          <w:tcPr>
            <w:tcW w:type="dxa" w:w="1728"/>
          </w:tcPr>
          <w:p>
            <w:r>
              <w:t>summary_json fields + typed arrays</w:t>
            </w:r>
          </w:p>
        </w:tc>
        <w:tc>
          <w:tcPr>
            <w:tcW w:type="dxa" w:w="1728"/>
          </w:tcPr>
          <w:p>
            <w:r>
              <w:t>retrieval_index_chunk rows (FTS + pgvector)</w:t>
            </w:r>
          </w:p>
        </w:tc>
        <w:tc>
          <w:tcPr>
            <w:tcW w:type="dxa" w:w="1728"/>
          </w:tcPr>
          <w:p>
            <w:r>
              <w:t>Hybrid search consumable by Ask AI</w:t>
            </w:r>
          </w:p>
        </w:tc>
      </w:tr>
      <w:tr>
        <w:tc>
          <w:tcPr>
            <w:tcW w:type="dxa" w:w="1728"/>
          </w:tcPr>
          <w:p>
            <w:r>
              <w:t>6. Ask AI query</w:t>
            </w:r>
          </w:p>
        </w:tc>
        <w:tc>
          <w:tcPr>
            <w:tcW w:type="dxa" w:w="1728"/>
          </w:tcPr>
          <w:p>
            <w:r>
              <w:t>Retrieval service</w:t>
            </w:r>
          </w:p>
        </w:tc>
        <w:tc>
          <w:tcPr>
            <w:tcW w:type="dxa" w:w="1728"/>
          </w:tcPr>
          <w:p>
            <w:r>
              <w:t>User natural-language question + RBAC scope</w:t>
            </w:r>
          </w:p>
        </w:tc>
        <w:tc>
          <w:tcPr>
            <w:tcW w:type="dxa" w:w="1728"/>
          </w:tcPr>
          <w:p>
            <w:r>
              <w:t>Ranked chunks from all permitted sources</w:t>
            </w:r>
          </w:p>
        </w:tc>
        <w:tc>
          <w:tcPr>
            <w:tcW w:type="dxa" w:w="1728"/>
          </w:tcPr>
          <w:p>
            <w:r>
              <w:t>Grounded answer + citations</w:t>
            </w:r>
          </w:p>
        </w:tc>
      </w:tr>
    </w:tbl>
    <w:p>
      <w:pPr>
        <w:pStyle w:val="Heading2"/>
      </w:pPr>
      <w:r>
        <w:t>5.2 Pipeline Flow (Text Diagram)</w:t>
      </w:r>
    </w:p>
    <w:p>
      <w:r>
        <w:rPr>
          <w:rFonts w:ascii="Consolas" w:hAnsi="Consolas"/>
          <w:sz w:val="16"/>
        </w:rPr>
        <w:t>Phone call ends                          In-person visit ends</w:t>
        <w:br/>
        <w:t xml:space="preserve">       |                                          |</w:t>
        <w:br/>
        <w:t xml:space="preserve">       v                                          v</w:t>
        <w:br/>
        <w:t xml:space="preserve"> Transcript stored                         Transcript stored</w:t>
        <w:br/>
        <w:t xml:space="preserve">       |                                          |</w:t>
        <w:br/>
        <w:t xml:space="preserve">       v                                          v</w:t>
        <w:br/>
        <w:t xml:space="preserve"> CallSummaryService                        VisitSummaryService</w:t>
        <w:br/>
        <w:t xml:space="preserve"> (Bedrock + validation)                    (Bedrock + validation)</w:t>
        <w:br/>
        <w:t xml:space="preserve">       |                                          |</w:t>
        <w:br/>
        <w:t xml:space="preserve">       v                                          v</w:t>
        <w:br/>
        <w:t xml:space="preserve"> call_summaries.summary_json               visit_summaries.summary_json</w:t>
        <w:br/>
        <w:t xml:space="preserve"> episodeType=call                          episodeType=visit</w:t>
        <w:br/>
        <w:t xml:space="preserve">       \                                          /</w:t>
        <w:br/>
        <w:t xml:space="preserve">        \                                        /</w:t>
        <w:br/>
        <w:t xml:space="preserve">         v                                      v</w:t>
        <w:br/>
        <w:t xml:space="preserve">              SNS / outbox indexing event</w:t>
        <w:br/>
        <w:t xml:space="preserve">                         |</w:t>
        <w:br/>
        <w:t xml:space="preserve">                         v</w:t>
        <w:br/>
        <w:t xml:space="preserve">           Indexing pipeline (chunk + FTS + embedding)</w:t>
        <w:br/>
        <w:t xml:space="preserve">                         |</w:t>
        <w:br/>
        <w:t xml:space="preserve">                         v</w:t>
        <w:br/>
        <w:t xml:space="preserve">              retrieval_index_chunk (PostgreSQL)</w:t>
        <w:br/>
        <w:t xml:space="preserve">                         |</w:t>
        <w:br/>
        <w:t xml:space="preserve">                         v</w:t>
        <w:br/>
        <w:t xml:space="preserve">     Ask AI: hybrid search → Bedrock → cited answer</w:t>
      </w:r>
    </w:p>
    <w:p>
      <w:pPr>
        <w:pStyle w:val="Heading1"/>
      </w:pPr>
      <w:r>
        <w:t>6. Single Retrieval Path (Recommended)</w:t>
      </w:r>
    </w:p>
    <w:p>
      <w:r>
        <w:t>Ask AI retrieval should use one code path that queries both summary tables (or a unified view) and applies the same filter/rank logic. episodeType is metadata, not a retrieval fork.</w:t>
      </w:r>
    </w:p>
    <w:p>
      <w:pPr>
        <w:pStyle w:val="ListBullet"/>
      </w:pPr>
      <w:r>
        <w:t>Query: SELECT from call_summaries UNION ALL visit_summaries WHERE patient_id IN (permitted scope)</w:t>
      </w:r>
    </w:p>
    <w:p>
      <w:pPr>
        <w:pStyle w:val="ListBullet"/>
      </w:pPr>
      <w:r>
        <w:t>Parse summary_json once using the shared schema deserializer</w:t>
      </w:r>
    </w:p>
    <w:p>
      <w:pPr>
        <w:pStyle w:val="ListBullet"/>
      </w:pPr>
      <w:r>
        <w:t>Index chunks from: headline, narrative, overallAssessment, SOAP text, each actionItem/appointment/careInstruction/condition</w:t>
      </w:r>
    </w:p>
    <w:p>
      <w:pPr>
        <w:pStyle w:val="ListBullet"/>
      </w:pPr>
      <w:r>
        <w:t>Hybrid rank: structured filters (date, riskLevel) + FTS + pgvector — identical for both episode types</w:t>
      </w:r>
    </w:p>
    <w:p>
      <w:pPr>
        <w:pStyle w:val="ListBullet"/>
      </w:pPr>
      <w:r>
        <w:t>Citation assembly: record_type = SUMMARY, source_id = episodeId, excerpt from matched chunk, deep link to summary view</w:t>
      </w:r>
    </w:p>
    <w:p>
      <w:pPr>
        <w:pStyle w:val="ListBullet"/>
      </w:pPr>
      <w:r>
        <w:t>Optional filter: episodeType=visit when user asks visit-specific questions (e.g., "at the home visit")</w:t>
      </w:r>
    </w:p>
    <w:p>
      <w:r>
        <w:t>Two separate retrieval paths (one per table) are not required unless operational isolation is needed for performance tuning. A single path reduces duplication and matches the unified contract.</w:t>
      </w:r>
    </w:p>
    <w:p>
      <w:pPr>
        <w:pStyle w:val="Heading1"/>
      </w:pPr>
      <w:r>
        <w:t>7. Indexing Strategy for Unified summary_json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Chunk source</w:t>
            </w:r>
          </w:p>
        </w:tc>
        <w:tc>
          <w:tcPr>
            <w:tcW w:type="dxa" w:w="2160"/>
          </w:tcPr>
          <w:p>
            <w:r>
              <w:t>Example from samples</w:t>
            </w:r>
          </w:p>
        </w:tc>
        <w:tc>
          <w:tcPr>
            <w:tcW w:type="dxa" w:w="2160"/>
          </w:tcPr>
          <w:p>
            <w:r>
              <w:t>Indexed text fields</w:t>
            </w:r>
          </w:p>
        </w:tc>
        <w:tc>
          <w:tcPr>
            <w:tcW w:type="dxa" w:w="2160"/>
          </w:tcPr>
          <w:p>
            <w:r>
              <w:t>Metadata for citations</w:t>
            </w:r>
          </w:p>
        </w:tc>
      </w:tr>
      <w:tr>
        <w:tc>
          <w:tcPr>
            <w:tcW w:type="dxa" w:w="2160"/>
          </w:tcPr>
          <w:p>
            <w:r>
              <w:t>Envelope</w:t>
            </w:r>
          </w:p>
        </w:tc>
        <w:tc>
          <w:tcPr>
            <w:tcW w:type="dxa" w:w="2160"/>
          </w:tcPr>
          <w:p>
            <w:r>
              <w:t>riskLevel: LOW / MODERATE</w:t>
            </w:r>
          </w:p>
        </w:tc>
        <w:tc>
          <w:tcPr>
            <w:tcW w:type="dxa" w:w="2160"/>
          </w:tcPr>
          <w:p>
            <w:r>
              <w:t>riskLevel, summaryConfidence</w:t>
            </w:r>
          </w:p>
        </w:tc>
        <w:tc>
          <w:tcPr>
            <w:tcW w:type="dxa" w:w="2160"/>
          </w:tcPr>
          <w:p>
            <w:r>
              <w:t>episodeId, episodeType, generatedAt</w:t>
            </w:r>
          </w:p>
        </w:tc>
      </w:tr>
      <w:tr>
        <w:tc>
          <w:tcPr>
            <w:tcW w:type="dxa" w:w="2160"/>
          </w:tcPr>
          <w:p>
            <w:r>
              <w:t>Narrative block</w:t>
            </w:r>
          </w:p>
        </w:tc>
        <w:tc>
          <w:tcPr>
            <w:tcW w:type="dxa" w:w="2160"/>
          </w:tcPr>
          <w:p>
            <w:r>
              <w:t>headline, narrative, overallAssessment</w:t>
            </w:r>
          </w:p>
        </w:tc>
        <w:tc>
          <w:tcPr>
            <w:tcW w:type="dxa" w:w="2160"/>
          </w:tcPr>
          <w:p>
            <w:r>
              <w:t>Full text of each field</w:t>
            </w:r>
          </w:p>
        </w:tc>
        <w:tc>
          <w:tcPr>
            <w:tcW w:type="dxa" w:w="2160"/>
          </w:tcPr>
          <w:p>
            <w:r>
              <w:t>record_type=SUMMARY_NARRATIVE</w:t>
            </w:r>
          </w:p>
        </w:tc>
      </w:tr>
      <w:tr>
        <w:tc>
          <w:tcPr>
            <w:tcW w:type="dxa" w:w="2160"/>
          </w:tcPr>
          <w:p>
            <w:r>
              <w:t>SOAP</w:t>
            </w:r>
          </w:p>
        </w:tc>
        <w:tc>
          <w:tcPr>
            <w:tcW w:type="dxa" w:w="2160"/>
          </w:tcPr>
          <w:p>
            <w:r>
              <w:t>subjective, objective[], assessment, plan.*</w:t>
            </w:r>
          </w:p>
        </w:tc>
        <w:tc>
          <w:tcPr>
            <w:tcW w:type="dxa" w:w="2160"/>
          </w:tcPr>
          <w:p>
            <w:r>
              <w:t>Flattened SOAP sections</w:t>
            </w:r>
          </w:p>
        </w:tc>
        <w:tc>
          <w:tcPr>
            <w:tcW w:type="dxa" w:w="2160"/>
          </w:tcPr>
          <w:p>
            <w:r>
              <w:t>sourceTurnId where available</w:t>
            </w:r>
          </w:p>
        </w:tc>
      </w:tr>
      <w:tr>
        <w:tc>
          <w:tcPr>
            <w:tcW w:type="dxa" w:w="2160"/>
          </w:tcPr>
          <w:p>
            <w:r>
              <w:t>clinicalObservations</w:t>
            </w:r>
          </w:p>
        </w:tc>
        <w:tc>
          <w:tcPr>
            <w:tcW w:type="dxa" w:w="2160"/>
          </w:tcPr>
          <w:p>
            <w:r>
              <w:t>acuteRedFlags, functionalStatus, ...</w:t>
            </w:r>
          </w:p>
        </w:tc>
        <w:tc>
          <w:tcPr>
            <w:tcW w:type="dxa" w:w="2160"/>
          </w:tcPr>
          <w:p>
            <w:r>
              <w:t>Each category array joined</w:t>
            </w:r>
          </w:p>
        </w:tc>
        <w:tc>
          <w:tcPr>
            <w:tcW w:type="dxa" w:w="2160"/>
          </w:tcPr>
          <w:p>
            <w:r>
              <w:t>episodeType for visit-rich functionalStatus</w:t>
            </w:r>
          </w:p>
        </w:tc>
      </w:tr>
      <w:tr>
        <w:tc>
          <w:tcPr>
            <w:tcW w:type="dxa" w:w="2160"/>
          </w:tcPr>
          <w:p>
            <w:r>
              <w:t>actionItems[]</w:t>
            </w:r>
          </w:p>
        </w:tc>
        <w:tc>
          <w:tcPr>
            <w:tcW w:type="dxa" w:w="2160"/>
          </w:tcPr>
          <w:p>
            <w:r>
              <w:t>Get basic metabolic panel...</w:t>
            </w:r>
          </w:p>
        </w:tc>
        <w:tc>
          <w:tcPr>
            <w:tcW w:type="dxa" w:w="2160"/>
          </w:tcPr>
          <w:p>
            <w:r>
              <w:t>text + actor + dueHint + status</w:t>
            </w:r>
          </w:p>
        </w:tc>
        <w:tc>
          <w:tcPr>
            <w:tcW w:type="dxa" w:w="2160"/>
          </w:tcPr>
          <w:p>
            <w:r>
              <w:t>itemId, sourceTurnId, needsConfirmation</w:t>
            </w:r>
          </w:p>
        </w:tc>
      </w:tr>
      <w:tr>
        <w:tc>
          <w:tcPr>
            <w:tcW w:type="dxa" w:w="2160"/>
          </w:tcPr>
          <w:p>
            <w:r>
              <w:t>appointments[]</w:t>
            </w:r>
          </w:p>
        </w:tc>
        <w:tc>
          <w:tcPr>
            <w:tcW w:type="dxa" w:w="2160"/>
          </w:tcPr>
          <w:p>
            <w:r>
              <w:t>Follow-up call June 26...</w:t>
            </w:r>
          </w:p>
        </w:tc>
        <w:tc>
          <w:tcPr>
            <w:tcW w:type="dxa" w:w="2160"/>
          </w:tcPr>
          <w:p>
            <w:r>
              <w:t>date, time, with, purpose</w:t>
            </w:r>
          </w:p>
        </w:tc>
        <w:tc>
          <w:tcPr>
            <w:tcW w:type="dxa" w:w="2160"/>
          </w:tcPr>
          <w:p>
            <w:r>
              <w:t>itemId, sourceTurnId</w:t>
            </w:r>
          </w:p>
        </w:tc>
      </w:tr>
      <w:tr>
        <w:tc>
          <w:tcPr>
            <w:tcW w:type="dxa" w:w="2160"/>
          </w:tcPr>
          <w:p>
            <w:r>
              <w:t>careInstructions[]</w:t>
            </w:r>
          </w:p>
        </w:tc>
        <w:tc>
          <w:tcPr>
            <w:tcW w:type="dxa" w:w="2160"/>
          </w:tcPr>
          <w:p>
            <w:r>
              <w:t>Increase lisinopril / Discontinue aspirin</w:t>
            </w:r>
          </w:p>
        </w:tc>
        <w:tc>
          <w:tcPr>
            <w:tcW w:type="dxa" w:w="2160"/>
          </w:tcPr>
          <w:p>
            <w:r>
              <w:t>text + type + status + effectiveDate</w:t>
            </w:r>
          </w:p>
        </w:tc>
        <w:tc>
          <w:tcPr>
            <w:tcW w:type="dxa" w:w="2160"/>
          </w:tcPr>
          <w:p>
            <w:r>
              <w:t>itemId — supports FR-AI-11 medication timeline</w:t>
            </w:r>
          </w:p>
        </w:tc>
      </w:tr>
      <w:tr>
        <w:tc>
          <w:tcPr>
            <w:tcW w:type="dxa" w:w="2160"/>
          </w:tcPr>
          <w:p>
            <w:r>
              <w:t>conditions[]</w:t>
            </w:r>
          </w:p>
        </w:tc>
        <w:tc>
          <w:tcPr>
            <w:tcW w:type="dxa" w:w="2160"/>
          </w:tcPr>
          <w:p>
            <w:r>
              <w:t>Hypertension, Fluid overload</w:t>
            </w:r>
          </w:p>
        </w:tc>
        <w:tc>
          <w:tcPr>
            <w:tcW w:type="dxa" w:w="2160"/>
          </w:tcPr>
          <w:p>
            <w:r>
              <w:t>name + description + status + effectiveDate</w:t>
            </w:r>
          </w:p>
        </w:tc>
        <w:tc>
          <w:tcPr>
            <w:tcW w:type="dxa" w:w="2160"/>
          </w:tcPr>
          <w:p>
            <w:r>
              <w:t>itemId, status (active/discontinued)</w:t>
            </w:r>
          </w:p>
        </w:tc>
      </w:tr>
    </w:tbl>
    <w:p>
      <w:pPr>
        <w:pStyle w:val="Heading1"/>
      </w:pPr>
      <w:r>
        <w:t>8. Sample Payload Walkthrough</w:t>
      </w:r>
    </w:p>
    <w:p>
      <w:pPr>
        <w:pStyle w:val="Heading2"/>
      </w:pPr>
      <w:r>
        <w:t>8.1 Call Summary Sample</w:t>
      </w:r>
    </w:p>
    <w:p>
      <w:r>
        <w:t>Source: C:\Users\ravic\Downloads\sample_summary_response_updated.json</w:t>
      </w:r>
    </w:p>
    <w:p>
      <w:r>
        <w:rPr>
          <w:b/>
        </w:rPr>
        <w:t>Top-level envelope fields:</w:t>
      </w:r>
    </w:p>
    <w:p>
      <w:pPr>
        <w:pStyle w:val="ListBullet"/>
      </w:pPr>
      <w:r>
        <w:t>caregiverVisibility: on_consent</w:t>
      </w:r>
    </w:p>
    <w:p>
      <w:pPr>
        <w:pStyle w:val="ListBullet"/>
      </w:pPr>
      <w:r>
        <w:t>episodeId: call_2026_06_27_001</w:t>
      </w:r>
    </w:p>
    <w:p>
      <w:pPr>
        <w:pStyle w:val="ListBullet"/>
      </w:pPr>
      <w:r>
        <w:t>episodeType: call</w:t>
      </w:r>
    </w:p>
    <w:p>
      <w:pPr>
        <w:pStyle w:val="ListBullet"/>
      </w:pPr>
      <w:r>
        <w:t>generatedAt: 2026-06-27T16:45:00</w:t>
      </w:r>
    </w:p>
    <w:p>
      <w:pPr>
        <w:pStyle w:val="ListBullet"/>
      </w:pPr>
      <w:r>
        <w:t>generatedByUserId: 412</w:t>
      </w:r>
    </w:p>
    <w:p>
      <w:pPr>
        <w:pStyle w:val="ListBullet"/>
      </w:pPr>
      <w:r>
        <w:t>riskLevel: LOW</w:t>
      </w:r>
    </w:p>
    <w:p>
      <w:pPr>
        <w:pStyle w:val="ListBullet"/>
      </w:pPr>
      <w:r>
        <w:t>status: SUCCESS</w:t>
      </w:r>
    </w:p>
    <w:p>
      <w:pPr>
        <w:pStyle w:val="ListBullet"/>
      </w:pPr>
      <w:r>
        <w:t>summarizationEngine: aws_bedrock:anthropic.claude-sonnet-4-5-20250929-v1:0</w:t>
      </w:r>
    </w:p>
    <w:p>
      <w:pPr>
        <w:pStyle w:val="ListBullet"/>
      </w:pPr>
      <w:r>
        <w:t>summary: object (16 nested fields)</w:t>
      </w:r>
    </w:p>
    <w:p>
      <w:pPr>
        <w:pStyle w:val="ListBullet"/>
      </w:pPr>
      <w:r>
        <w:t>summaryConfidence: 0.93</w:t>
      </w:r>
    </w:p>
    <w:p>
      <w:pPr>
        <w:pStyle w:val="ListBullet"/>
      </w:pPr>
      <w:r>
        <w:t>transcriptArchived: True</w:t>
      </w:r>
    </w:p>
    <w:p>
      <w:pPr>
        <w:pStyle w:val="ListBullet"/>
      </w:pPr>
      <w:r>
        <w:t>transcriptAvailable: True</w:t>
      </w:r>
    </w:p>
    <w:p>
      <w:pPr>
        <w:pStyle w:val="ListBullet"/>
      </w:pPr>
      <w:r>
        <w:t>transcriptSegmentCount: 17</w:t>
      </w:r>
    </w:p>
    <w:p>
      <w:r>
        <w:rPr>
          <w:b/>
        </w:rPr>
        <w:t>Nested summary object:</w:t>
      </w:r>
    </w:p>
    <w:p>
      <w:pPr>
        <w:pStyle w:val="ListBullet"/>
      </w:pPr>
      <w:r>
        <w:t xml:space="preserve">  actionItems: array[2]</w:t>
      </w:r>
    </w:p>
    <w:p>
      <w:pPr>
        <w:pStyle w:val="ListBullet"/>
      </w:pPr>
      <w:r>
        <w:t xml:space="preserve">  appointments: array[1]</w:t>
      </w:r>
    </w:p>
    <w:p>
      <w:pPr>
        <w:pStyle w:val="ListBullet"/>
      </w:pPr>
      <w:r>
        <w:t xml:space="preserve">  careInstructions: array[4]</w:t>
      </w:r>
    </w:p>
    <w:p>
      <w:pPr>
        <w:pStyle w:val="ListBullet"/>
      </w:pPr>
      <w:r>
        <w:t xml:space="preserve">  clinicalObservations: object (acuteRedFlags, caregiverSignals, cognitiveBehavioral, functionalStatus, medicationRelated, symptomCharacterization...)</w:t>
      </w:r>
    </w:p>
    <w:p>
      <w:pPr>
        <w:pStyle w:val="ListBullet"/>
      </w:pPr>
      <w:r>
        <w:t xml:space="preserve">  conditions: array[2]</w:t>
      </w:r>
    </w:p>
    <w:p>
      <w:pPr>
        <w:pStyle w:val="ListBullet"/>
      </w:pPr>
      <w:r>
        <w:t xml:space="preserve">  followUpQuestions: array[2]</w:t>
      </w:r>
    </w:p>
    <w:p>
      <w:pPr>
        <w:pStyle w:val="ListBullet"/>
      </w:pPr>
      <w:r>
        <w:t xml:space="preserve">  headline: Lisinopril increased; aspirin discontinued; follow-up cal...</w:t>
      </w:r>
    </w:p>
    <w:p>
      <w:pPr>
        <w:pStyle w:val="ListBullet"/>
      </w:pPr>
      <w:r>
        <w:t xml:space="preserve">  icdTags: array[2]</w:t>
      </w:r>
    </w:p>
    <w:p>
      <w:pPr>
        <w:pStyle w:val="ListBullet"/>
      </w:pPr>
      <w:r>
        <w:t xml:space="preserve">  keyConcerns: array[2]</w:t>
      </w:r>
    </w:p>
    <w:p>
      <w:pPr>
        <w:pStyle w:val="ListBullet"/>
      </w:pPr>
      <w:r>
        <w:t xml:space="preserve">  narrative: Margaret reported improved headaches but increased aftern...</w:t>
      </w:r>
    </w:p>
    <w:p>
      <w:pPr>
        <w:pStyle w:val="ListBullet"/>
      </w:pPr>
      <w:r>
        <w:t xml:space="preserve">  overallAssessment: Patient stable; medication adjustment made for elevated h...</w:t>
      </w:r>
    </w:p>
    <w:p>
      <w:pPr>
        <w:pStyle w:val="ListBullet"/>
      </w:pPr>
      <w:r>
        <w:t xml:space="preserve">  recommendedActions: array[4]</w:t>
      </w:r>
    </w:p>
    <w:p>
      <w:pPr>
        <w:pStyle w:val="ListBullet"/>
      </w:pPr>
      <w:r>
        <w:t xml:space="preserve">  riskLevel: LOW</w:t>
      </w:r>
    </w:p>
    <w:p>
      <w:pPr>
        <w:pStyle w:val="ListBullet"/>
      </w:pPr>
      <w:r>
        <w:t xml:space="preserve">  soap: object (assessment, objective, plan, subjective...)</w:t>
      </w:r>
    </w:p>
    <w:p>
      <w:pPr>
        <w:pStyle w:val="ListBullet"/>
      </w:pPr>
      <w:r>
        <w:t xml:space="preserve">  summaryConfidence: 0.93</w:t>
      </w:r>
    </w:p>
    <w:p>
      <w:pPr>
        <w:pStyle w:val="ListBullet"/>
      </w:pPr>
      <w:r>
        <w:t xml:space="preserve">  urgencyBanner: object (actions, message, show...)</w:t>
      </w:r>
    </w:p>
    <w:p>
      <w:r>
        <w:t>Clinical highlights: lisinopril increased 10→20 mg; aspirin discontinued; follow-up call June 26; conditions include Hypertension (active) and Afternoon fatigue (effectiveDate 2026-06-27). careInstructions carry status started/discontinued with effectiveDate.</w:t>
      </w:r>
    </w:p>
    <w:p>
      <w:pPr>
        <w:pStyle w:val="Heading2"/>
      </w:pPr>
      <w:r>
        <w:t>8.2 Visit Summary Sample</w:t>
      </w:r>
    </w:p>
    <w:p>
      <w:r>
        <w:t>Source: C:\Users\ravic\Downloads\sample_visit_summary_response.json</w:t>
      </w:r>
    </w:p>
    <w:p>
      <w:r>
        <w:rPr>
          <w:b/>
        </w:rPr>
        <w:t>Top-level envelope fields (includes visit-specific):</w:t>
      </w:r>
    </w:p>
    <w:p>
      <w:pPr>
        <w:pStyle w:val="ListBullet"/>
      </w:pPr>
      <w:r>
        <w:t>caregiverVisibility: on_consent</w:t>
      </w:r>
    </w:p>
    <w:p>
      <w:pPr>
        <w:pStyle w:val="ListBullet"/>
      </w:pPr>
      <w:r>
        <w:t>episodeId: visit_2026_06_27_004</w:t>
      </w:r>
    </w:p>
    <w:p>
      <w:pPr>
        <w:pStyle w:val="ListBullet"/>
      </w:pPr>
      <w:r>
        <w:t>episodeType: visit</w:t>
      </w:r>
    </w:p>
    <w:p>
      <w:pPr>
        <w:pStyle w:val="ListBullet"/>
      </w:pPr>
      <w:r>
        <w:t>generatedAt: 2026-06-27T19:20:00</w:t>
      </w:r>
    </w:p>
    <w:p>
      <w:pPr>
        <w:pStyle w:val="ListBullet"/>
      </w:pPr>
      <w:r>
        <w:t>generatedByUserId: 117</w:t>
      </w:r>
    </w:p>
    <w:p>
      <w:pPr>
        <w:pStyle w:val="ListBullet"/>
      </w:pPr>
      <w:r>
        <w:t>riskLevel: MODERATE</w:t>
      </w:r>
    </w:p>
    <w:p>
      <w:pPr>
        <w:pStyle w:val="ListBullet"/>
      </w:pPr>
      <w:r>
        <w:t>status: SUCCESS</w:t>
      </w:r>
    </w:p>
    <w:p>
      <w:pPr>
        <w:pStyle w:val="ListBullet"/>
      </w:pPr>
      <w:r>
        <w:t>summarizationEngine: aws_bedrock:anthropic.claude-sonnet-4-5-20250929-v1:0</w:t>
      </w:r>
    </w:p>
    <w:p>
      <w:pPr>
        <w:pStyle w:val="ListBullet"/>
      </w:pPr>
      <w:r>
        <w:t>summary: object (16 nested fields)</w:t>
      </w:r>
    </w:p>
    <w:p>
      <w:pPr>
        <w:pStyle w:val="ListBullet"/>
      </w:pPr>
      <w:r>
        <w:t>summaryConfidence: 0.91</w:t>
      </w:r>
    </w:p>
    <w:p>
      <w:pPr>
        <w:pStyle w:val="ListBullet"/>
      </w:pPr>
      <w:r>
        <w:t>transcriptArchived: True</w:t>
      </w:r>
    </w:p>
    <w:p>
      <w:pPr>
        <w:pStyle w:val="ListBullet"/>
      </w:pPr>
      <w:r>
        <w:t>transcriptAvailable: True</w:t>
      </w:r>
    </w:p>
    <w:p>
      <w:pPr>
        <w:pStyle w:val="ListBullet"/>
      </w:pPr>
      <w:r>
        <w:t>transcriptSegmentCount: 22</w:t>
      </w:r>
    </w:p>
    <w:p>
      <w:pPr>
        <w:pStyle w:val="ListBullet"/>
      </w:pPr>
      <w:r>
        <w:t>visitDuration: 35</w:t>
      </w:r>
    </w:p>
    <w:p>
      <w:pPr>
        <w:pStyle w:val="ListBullet"/>
      </w:pPr>
      <w:r>
        <w:t>visitLocation: home</w:t>
      </w:r>
    </w:p>
    <w:p>
      <w:r>
        <w:rPr>
          <w:b/>
        </w:rPr>
        <w:t>Nested summary object (same shape as call):</w:t>
      </w:r>
    </w:p>
    <w:p>
      <w:pPr>
        <w:pStyle w:val="ListBullet"/>
      </w:pPr>
      <w:r>
        <w:t xml:space="preserve">  actionItems: array[3]</w:t>
      </w:r>
    </w:p>
    <w:p>
      <w:pPr>
        <w:pStyle w:val="ListBullet"/>
      </w:pPr>
      <w:r>
        <w:t xml:space="preserve">  appointments: array[2]</w:t>
      </w:r>
    </w:p>
    <w:p>
      <w:pPr>
        <w:pStyle w:val="ListBullet"/>
      </w:pPr>
      <w:r>
        <w:t xml:space="preserve">  careInstructions: array[4]</w:t>
      </w:r>
    </w:p>
    <w:p>
      <w:pPr>
        <w:pStyle w:val="ListBullet"/>
      </w:pPr>
      <w:r>
        <w:t xml:space="preserve">  clinicalObservations: object (acuteRedFlags, caregiverSignals, cognitiveBehavioral, functionalStatus, medicationRelated, symptomCharacterization...)</w:t>
      </w:r>
    </w:p>
    <w:p>
      <w:pPr>
        <w:pStyle w:val="ListBullet"/>
      </w:pPr>
      <w:r>
        <w:t xml:space="preserve">  conditions: array[3]</w:t>
      </w:r>
    </w:p>
    <w:p>
      <w:pPr>
        <w:pStyle w:val="ListBullet"/>
      </w:pPr>
      <w:r>
        <w:t xml:space="preserve">  followUpQuestions: array[3]</w:t>
      </w:r>
    </w:p>
    <w:p>
      <w:pPr>
        <w:pStyle w:val="ListBullet"/>
      </w:pPr>
      <w:r>
        <w:t xml:space="preserve">  headline: Early CHF fluid overload at home visit; furosemide increa...</w:t>
      </w:r>
    </w:p>
    <w:p>
      <w:pPr>
        <w:pStyle w:val="ListBullet"/>
      </w:pPr>
      <w:r>
        <w:t xml:space="preserve">  icdTags: array[2]</w:t>
      </w:r>
    </w:p>
    <w:p>
      <w:pPr>
        <w:pStyle w:val="ListBullet"/>
      </w:pPr>
      <w:r>
        <w:t xml:space="preserve">  keyConcerns: array[3]</w:t>
      </w:r>
    </w:p>
    <w:p>
      <w:pPr>
        <w:pStyle w:val="ListBullet"/>
      </w:pPr>
      <w:r>
        <w:t xml:space="preserve">  narrative: Visiting nurse Lisa conducted a 35-minute home follow-up ...</w:t>
      </w:r>
    </w:p>
    <w:p>
      <w:pPr>
        <w:pStyle w:val="ListBullet"/>
      </w:pPr>
      <w:r>
        <w:t xml:space="preserve">  overallAssessment: Patient with chronic heart failure showing early signs of...</w:t>
      </w:r>
    </w:p>
    <w:p>
      <w:pPr>
        <w:pStyle w:val="ListBullet"/>
      </w:pPr>
      <w:r>
        <w:t xml:space="preserve">  recommendedActions: array[4]</w:t>
      </w:r>
    </w:p>
    <w:p>
      <w:pPr>
        <w:pStyle w:val="ListBullet"/>
      </w:pPr>
      <w:r>
        <w:t xml:space="preserve">  riskLevel: MODERATE</w:t>
      </w:r>
    </w:p>
    <w:p>
      <w:pPr>
        <w:pStyle w:val="ListBullet"/>
      </w:pPr>
      <w:r>
        <w:t xml:space="preserve">  soap: object (assessment, objective, plan, subjective...)</w:t>
      </w:r>
    </w:p>
    <w:p>
      <w:pPr>
        <w:pStyle w:val="ListBullet"/>
      </w:pPr>
      <w:r>
        <w:t xml:space="preserve">  summaryConfidence: 0.91</w:t>
      </w:r>
    </w:p>
    <w:p>
      <w:pPr>
        <w:pStyle w:val="ListBullet"/>
      </w:pPr>
      <w:r>
        <w:t xml:space="preserve">  urgencyBanner: object (actions, message, show...)</w:t>
      </w:r>
    </w:p>
    <w:p>
      <w:r>
        <w:t>Clinical highlights: CHF fluid overload at home visit; furosemide 20→40 mg for 3 days; urgencyBanner.show=true with 48-hour callback; richer functionalStatus and caregiverSignals from in-person observation. Same typed arrays and SOAP structure as call sample.</w:t>
      </w:r>
    </w:p>
    <w:p>
      <w:pPr>
        <w:pStyle w:val="Heading2"/>
      </w:pPr>
      <w:r>
        <w:t>8.3 Side-by-Side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Call sample</w:t>
            </w:r>
          </w:p>
        </w:tc>
        <w:tc>
          <w:tcPr>
            <w:tcW w:type="dxa" w:w="2880"/>
          </w:tcPr>
          <w:p>
            <w:r>
              <w:t>Visit sample</w:t>
            </w:r>
          </w:p>
        </w:tc>
      </w:tr>
      <w:tr>
        <w:tc>
          <w:tcPr>
            <w:tcW w:type="dxa" w:w="2880"/>
          </w:tcPr>
          <w:p>
            <w:r>
              <w:t>episodeId</w:t>
            </w:r>
          </w:p>
        </w:tc>
        <w:tc>
          <w:tcPr>
            <w:tcW w:type="dxa" w:w="2880"/>
          </w:tcPr>
          <w:p>
            <w:r>
              <w:t>call_2026_06_27_001</w:t>
            </w:r>
          </w:p>
        </w:tc>
        <w:tc>
          <w:tcPr>
            <w:tcW w:type="dxa" w:w="2880"/>
          </w:tcPr>
          <w:p>
            <w:r>
              <w:t>visit_2026_06_27_004</w:t>
            </w:r>
          </w:p>
        </w:tc>
      </w:tr>
      <w:tr>
        <w:tc>
          <w:tcPr>
            <w:tcW w:type="dxa" w:w="2880"/>
          </w:tcPr>
          <w:p>
            <w:r>
              <w:t>episodeType</w:t>
            </w:r>
          </w:p>
        </w:tc>
        <w:tc>
          <w:tcPr>
            <w:tcW w:type="dxa" w:w="2880"/>
          </w:tcPr>
          <w:p>
            <w:r>
              <w:t>call</w:t>
            </w:r>
          </w:p>
        </w:tc>
        <w:tc>
          <w:tcPr>
            <w:tcW w:type="dxa" w:w="2880"/>
          </w:tcPr>
          <w:p>
            <w:r>
              <w:t>visit</w:t>
            </w:r>
          </w:p>
        </w:tc>
      </w:tr>
      <w:tr>
        <w:tc>
          <w:tcPr>
            <w:tcW w:type="dxa" w:w="2880"/>
          </w:tcPr>
          <w:p>
            <w:r>
              <w:t>visitLocation</w:t>
            </w:r>
          </w:p>
        </w:tc>
        <w:tc>
          <w:tcPr>
            <w:tcW w:type="dxa" w:w="2880"/>
          </w:tcPr>
          <w:p>
            <w:r>
              <w:t>(absent)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</w:tr>
      <w:tr>
        <w:tc>
          <w:tcPr>
            <w:tcW w:type="dxa" w:w="2880"/>
          </w:tcPr>
          <w:p>
            <w:r>
              <w:t>visitDuration</w:t>
            </w:r>
          </w:p>
        </w:tc>
        <w:tc>
          <w:tcPr>
            <w:tcW w:type="dxa" w:w="2880"/>
          </w:tcPr>
          <w:p>
            <w:r>
              <w:t>(absent)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riskLevel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urgencyBanner.show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actionItems count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appointments count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careInstructions count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conditions count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summary.headline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</w:tr>
      <w:tr>
        <w:tc>
          <w:tcPr>
            <w:tcW w:type="dxa" w:w="2880"/>
          </w:tcPr>
          <w:p>
            <w:r>
              <w:t>summary.soap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</w:tr>
      <w:tr>
        <w:tc>
          <w:tcPr>
            <w:tcW w:type="dxa" w:w="2880"/>
          </w:tcPr>
          <w:p>
            <w:r>
              <w:t>summary.clinicalObservations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  <w:tc>
          <w:tcPr>
            <w:tcW w:type="dxa" w:w="2880"/>
          </w:tcPr>
          <w:p>
            <w:r>
              <w:t>Present (richer functionalStatus)</w:t>
            </w:r>
          </w:p>
        </w:tc>
      </w:tr>
    </w:tbl>
    <w:p>
      <w:pPr>
        <w:pStyle w:val="Heading1"/>
      </w:pPr>
      <w:r>
        <w:t>9. Retrieval Consumer Contract</w:t>
      </w:r>
    </w:p>
    <w:p>
      <w:r>
        <w:rPr>
          <w:b/>
        </w:rPr>
        <w:t>Ask AI retrieval service SHOULD:</w:t>
      </w:r>
    </w:p>
    <w:p>
      <w:pPr>
        <w:pStyle w:val="ListBullet"/>
      </w:pPr>
      <w:r>
        <w:t>Treat call_summaries and visit_summaries as one logical SUMMARY source family</w:t>
      </w:r>
    </w:p>
    <w:p>
      <w:pPr>
        <w:pStyle w:val="ListBullet"/>
      </w:pPr>
      <w:r>
        <w:t>Deserialize summary_json using one shared schema model (no episode-type switch for core fields)</w:t>
      </w:r>
    </w:p>
    <w:p>
      <w:pPr>
        <w:pStyle w:val="ListBullet"/>
      </w:pPr>
      <w:r>
        <w:t>Include episodeType, visitLocation, visitDuration in chunk metadata for citations and optional filters</w:t>
      </w:r>
    </w:p>
    <w:p>
      <w:pPr>
        <w:pStyle w:val="ListBullet"/>
      </w:pPr>
      <w:r>
        <w:t>Index careInstructions.status and effectiveDate for medication initiation/termination queries (FR-AI-11)</w:t>
      </w:r>
    </w:p>
    <w:p>
      <w:pPr>
        <w:pStyle w:val="ListBullet"/>
      </w:pPr>
      <w:r>
        <w:t>Preserve sourceTurnId in citations for transcript deep-link highlighting</w:t>
      </w:r>
    </w:p>
    <w:p>
      <w:pPr>
        <w:pStyle w:val="ListBullet"/>
      </w:pPr>
      <w:r>
        <w:t>Respect needsConfirmation flags — surface uncertainty in Ask AI responses (FR-AI-6)</w:t>
      </w:r>
    </w:p>
    <w:p>
      <w:r>
        <w:rPr>
          <w:b/>
        </w:rPr>
        <w:t>Ask AI retrieval service SHOULD NOT:</w:t>
      </w:r>
    </w:p>
    <w:p>
      <w:pPr>
        <w:pStyle w:val="ListBullet"/>
      </w:pPr>
      <w:r>
        <w:t>Maintain separate ranking algorithms per episode type unless product requirements change</w:t>
      </w:r>
    </w:p>
    <w:p>
      <w:pPr>
        <w:pStyle w:val="ListBullet"/>
      </w:pPr>
      <w:r>
        <w:t>Require different citation parsers for call vs visit summary items</w:t>
      </w:r>
    </w:p>
    <w:p>
      <w:pPr>
        <w:pStyle w:val="ListBullet"/>
      </w:pPr>
      <w:r>
        <w:t>Assume visit summaries omit SOAP or typed arrays — they use the same structure</w:t>
      </w:r>
    </w:p>
    <w:p>
      <w:pPr>
        <w:pStyle w:val="Heading1"/>
      </w:pPr>
      <w:r>
        <w:t>10. Current Codebase vs Planned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Current state</w:t>
            </w:r>
          </w:p>
        </w:tc>
        <w:tc>
          <w:tcPr>
            <w:tcW w:type="dxa" w:w="2880"/>
          </w:tcPr>
          <w:p>
            <w:r>
              <w:t>Gap for unified pipeline</w:t>
            </w:r>
          </w:p>
        </w:tc>
      </w:tr>
      <w:tr>
        <w:tc>
          <w:tcPr>
            <w:tcW w:type="dxa" w:w="2880"/>
          </w:tcPr>
          <w:p>
            <w:r>
              <w:t>call_summaries table</w:t>
            </w:r>
          </w:p>
        </w:tc>
        <w:tc>
          <w:tcPr>
            <w:tcW w:type="dxa" w:w="2880"/>
          </w:tcPr>
          <w:p>
            <w:r>
              <w:t>Exists (V52/V61 migration)</w:t>
            </w:r>
          </w:p>
        </w:tc>
        <w:tc>
          <w:tcPr>
            <w:tcW w:type="dxa" w:w="2880"/>
          </w:tcPr>
          <w:p>
            <w:r>
              <w:t>summary_json schema needs upgrade to unified sample shape</w:t>
            </w:r>
          </w:p>
        </w:tc>
      </w:tr>
      <w:tr>
        <w:tc>
          <w:tcPr>
            <w:tcW w:type="dxa" w:w="2880"/>
          </w:tcPr>
          <w:p>
            <w:r>
              <w:t>visit_summaries table</w:t>
            </w:r>
          </w:p>
        </w:tc>
        <w:tc>
          <w:tcPr>
            <w:tcW w:type="dxa" w:w="2880"/>
          </w:tcPr>
          <w:p>
            <w:r>
              <w:t>Not in codebase yet</w:t>
            </w:r>
          </w:p>
        </w:tc>
        <w:tc>
          <w:tcPr>
            <w:tcW w:type="dxa" w:w="2880"/>
          </w:tcPr>
          <w:p>
            <w:r>
              <w:t>New migration; same columns as call_summaries</w:t>
            </w:r>
          </w:p>
        </w:tc>
      </w:tr>
      <w:tr>
        <w:tc>
          <w:tcPr>
            <w:tcW w:type="dxa" w:w="2880"/>
          </w:tcPr>
          <w:p>
            <w:r>
              <w:t>CallSummaryService / BedrockSentimentService</w:t>
            </w:r>
          </w:p>
        </w:tc>
        <w:tc>
          <w:tcPr>
            <w:tcW w:type="dxa" w:w="2880"/>
          </w:tcPr>
          <w:p>
            <w:r>
              <w:t>Emits headline, assessment, keyConcerns, recommendedActions, followUpQuestions only</w:t>
            </w:r>
          </w:p>
        </w:tc>
        <w:tc>
          <w:tcPr>
            <w:tcW w:type="dxa" w:w="2880"/>
          </w:tcPr>
          <w:p>
            <w:r>
              <w:t>Unified sample (careInstructions, SOAP, conditions) not produced</w:t>
            </w:r>
          </w:p>
        </w:tc>
      </w:tr>
      <w:tr>
        <w:tc>
          <w:tcPr>
            <w:tcW w:type="dxa" w:w="2880"/>
          </w:tcPr>
          <w:p>
            <w:r>
              <w:t>VisitSummaryService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Mirror CallSummaryService; write to visit_summaries</w:t>
            </w:r>
          </w:p>
        </w:tc>
      </w:tr>
      <w:tr>
        <w:tc>
          <w:tcPr>
            <w:tcW w:type="dxa" w:w="2880"/>
          </w:tcPr>
          <w:p>
            <w:r>
              <w:t>Transcript upstream</w:t>
            </w:r>
          </w:p>
        </w:tc>
        <w:tc>
          <w:tcPr>
            <w:tcW w:type="dxa" w:w="2880"/>
          </w:tcPr>
          <w:p>
            <w:r>
              <w:t>VideoCallService sends participantUserIds on end; improved multi-party end detection</w:t>
            </w:r>
          </w:p>
        </w:tc>
        <w:tc>
          <w:tcPr>
            <w:tcW w:type="dxa" w:w="2880"/>
          </w:tcPr>
          <w:p>
            <w:r>
              <w:t>Summary timing at end-call unchanged; participant tracking more accurate</w:t>
            </w:r>
          </w:p>
        </w:tc>
      </w:tr>
      <w:tr>
        <w:tc>
          <w:tcPr>
            <w:tcW w:type="dxa" w:w="2880"/>
          </w:tcPr>
          <w:p>
            <w:r>
              <w:t>Ask AI chat</w:t>
            </w:r>
          </w:p>
        </w:tc>
        <w:tc>
          <w:tcPr>
            <w:tcW w:type="dxa" w:w="2880"/>
          </w:tcPr>
          <w:p>
            <w:r>
              <w:t>BedrockAIChatService (opt-in careconnect.ai.enabled); no retrieval or medical context</w:t>
            </w:r>
          </w:p>
        </w:tc>
        <w:tc>
          <w:tcPr>
            <w:tcW w:type="dxa" w:w="2880"/>
          </w:tcPr>
          <w:p>
            <w:r>
              <w:t>Must add hybrid retrieval + MedicalContextService re-wire</w:t>
            </w:r>
          </w:p>
        </w:tc>
      </w:tr>
      <w:tr>
        <w:tc>
          <w:tcPr>
            <w:tcW w:type="dxa" w:w="2880"/>
          </w:tcPr>
          <w:p>
            <w:r>
              <w:t>Indexing pipeline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Chunk unified summary_json → FTS + pgvector</w:t>
            </w:r>
          </w:p>
        </w:tc>
      </w:tr>
      <w:tr>
        <w:tc>
          <w:tcPr>
            <w:tcW w:type="dxa" w:w="2880"/>
          </w:tcPr>
          <w:p>
            <w:r>
              <w:t>Ask AI retrieval</w:t>
            </w:r>
          </w:p>
        </w:tc>
        <w:tc>
          <w:tcPr>
            <w:tcW w:type="dxa" w:w="2880"/>
          </w:tcPr>
          <w:p>
            <w:r>
              <w:t>PatientContextRetrievalService stub only</w:t>
            </w:r>
          </w:p>
        </w:tc>
        <w:tc>
          <w:tcPr>
            <w:tcW w:type="dxa" w:w="2880"/>
          </w:tcPr>
          <w:p>
            <w:r>
              <w:t>Single path over both tables + hybrid search</w:t>
            </w:r>
          </w:p>
        </w:tc>
      </w:tr>
    </w:tbl>
    <w:p>
      <w:pPr>
        <w:pStyle w:val="Heading1"/>
      </w:pPr>
      <w:r>
        <w:t>11. Integration Agreement</w:t>
      </w:r>
    </w:p>
    <w:p>
      <w:r>
        <w:t>The unified schema approach works for Ask AI retrieval. Recommendation: proceed with a single retrieval path reading from both call_summaries and visit_summaries, identical chunking and ranking logic, and episodeType available as optional metadata. No need for two separate retrieval paths unless future performance or isolation requirements emerge.</w:t>
      </w:r>
    </w:p>
    <w:p>
      <w:pPr>
        <w:pStyle w:val="ListBullet"/>
      </w:pPr>
      <w:r>
        <w:t>Upstream (Summaries team): emit identical summary_json inner structure; set episodeType at envelope</w:t>
      </w:r>
    </w:p>
    <w:p>
      <w:pPr>
        <w:pStyle w:val="ListBullet"/>
      </w:pPr>
      <w:r>
        <w:t>Storage (Dominique): visit_summaries table with same column shape as call_summaries</w:t>
      </w:r>
    </w:p>
    <w:p>
      <w:pPr>
        <w:pStyle w:val="ListBullet"/>
      </w:pPr>
      <w:r>
        <w:t>Indexing: one pipeline handler for SUMMARY_CREATED events from either table</w:t>
      </w:r>
    </w:p>
    <w:p>
      <w:pPr>
        <w:pStyle w:val="ListBullet"/>
      </w:pPr>
      <w:r>
        <w:t>Ask AI (Retrieval): one deserializer, one chunker, one hybrid ranker, one citation builder</w:t>
      </w:r>
    </w:p>
    <w:p>
      <w:pPr>
        <w:pStyle w:val="Heading1"/>
      </w:pPr>
      <w:r>
        <w:t>12. Reference Files</w:t>
      </w:r>
    </w:p>
    <w:p>
      <w:pPr>
        <w:pStyle w:val="ListBullet"/>
      </w:pPr>
      <w:r>
        <w:t>C:\Users\ravic\Downloads\sample_summary_response_updated.json</w:t>
      </w:r>
    </w:p>
    <w:p>
      <w:pPr>
        <w:pStyle w:val="ListBullet"/>
      </w:pPr>
      <w:r>
        <w:t>C:\Users\ravic\Downloads\sample_visit_summary_response.json</w:t>
      </w:r>
    </w:p>
    <w:p>
      <w:pPr>
        <w:pStyle w:val="ListBullet"/>
      </w:pPr>
      <w:r>
        <w:t>backend/core/src/main/java/com/careconnect/model/CallSummary.java</w:t>
      </w:r>
    </w:p>
    <w:p>
      <w:pPr>
        <w:pStyle w:val="ListBullet"/>
      </w:pPr>
      <w:r>
        <w:t>backend/core/src/main/java/com/careconnect/service/CallSummaryService.java</w:t>
      </w:r>
    </w:p>
    <w:p>
      <w:pPr>
        <w:pStyle w:val="ListBullet"/>
      </w:pPr>
      <w:r>
        <w:t>docs/Hybrid_Retrieval_Scope_PostgreSQL_FullText_pgvector.docx</w:t>
      </w:r>
    </w:p>
    <w:p>
      <w:pPr>
        <w:pStyle w:val="ListBullet"/>
      </w:pPr>
      <w:r>
        <w:t>docs/Call_Transcript_Retrieval_Review.docx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
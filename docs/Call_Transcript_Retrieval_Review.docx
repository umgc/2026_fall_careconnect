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ins w:id="21" w:author="CareConnect Doc Refresh" w:date="2026-09-01T19:12:01Z">
        <w:r>
          <w:rPr>
            <w:i/>
          </w:rPr>
          <w:t xml:space="preserve">[Track Changes] Revisions by CareConnect Doc Refresh on 2026-09-01. Open Review tab → All Markup to see insertions/deletions.</w:t>
        </w:r>
      </w:ins>
    </w:p>
    <w:p>
      <w:pPr>
        <w:pStyle w:val="Title"/>
        <w:jc w:val="center"/>
      </w:pPr>
      <w:r>
        <w:t>Call Transcript Stack Review</w:t>
      </w:r>
    </w:p>
    <w:p>
      <w:r>
        <w:t>Inherited retrieval surfaces, indexed record types, and upstream transcript dependencies</w:t>
      </w:r>
    </w:p>
    <w:p>
      <w:r>
        <w:t>CareConnect — backend/core and frontend call transcript architecture</w:t>
      </w:r>
    </w:p>
    <w:p>
      <w:r>
        <w:t>Generated from codebase review</w:t>
      </w:r>
    </w:p>
    <w:ins w:id="1" w:author="CareConnect Doc Refresh" w:date="2026-09-01T19:12:01Z">
      <w:p>
        <w:r>
          <w:rPr>
            <w:highlight w:val="yellow"/>
          </w:rPr>
          <w:t>Codebase refresh: June 2026 (post PR #88 Bedrock/Claude, PR #89 participant handling)</w:t>
        </w:r>
      </w:p>
    </w:ins>
    <w:ins w:id="2" w:author="CareConnect Doc Refresh" w:date="2026-09-01T19:12:01Z">
      <w:p>
        <w:pPr>
          <w:pStyle w:val="ListBullet"/>
        </w:pPr>
        <w:r>
          <w:t>AI chat opt-in: careconnect.ai.enabled=false by default in application-dev.properties; AIChatController and Bedrock beans load only when CARECONNECT_AI_ENABLED=true.</w:t>
        </w:r>
      </w:p>
    </w:ins>
    <w:ins w:id="3" w:author="CareConnect Doc Refresh" w:date="2026-09-01T19:12:01Z">
      <w:p>
        <w:pPr>
          <w:pStyle w:val="ListBullet"/>
        </w:pPr>
        <w:r>
          <w:t>Primary AI provider is Bedrock (careconnect.ai.provider=bedrock) via AIServiceFactory → BedrockAIChatAdapter → BedrockAIChatService; DeepSeek chat path disabled (DefaultAIChatService throws).</w:t>
        </w:r>
      </w:p>
    </w:ins>
    <w:ins w:id="4" w:author="CareConnect Doc Refresh" w:date="2026-09-01T19:12:01Z">
      <w:p>
        <w:pPr>
          <w:pStyle w:val="ListBullet"/>
        </w:pPr>
        <w:r>
          <w:t>BedrockModelSupport adds approved Claude Sonnet 4/4.5/4.6 and Nova models with inference-profile routing.</w:t>
        </w:r>
      </w:p>
    </w:ins>
    <w:ins w:id="5" w:author="CareConnect Doc Refresh" w:date="2026-09-01T19:12:01Z">
      <w:p>
        <w:pPr>
          <w:pStyle w:val="ListBullet"/>
        </w:pPr>
        <w:r>
          <w:t>BedrockAIChatService sends user message only — MedicalContextService / PatientContextRetrievalService are not wired into the active Bedrock chat path (medical context injection gap).</w:t>
        </w:r>
      </w:p>
    </w:ins>
    <w:ins w:id="6" w:author="CareConnect Doc Refresh" w:date="2026-09-01T19:12:01Z">
      <w:p>
        <w:pPr>
          <w:pStyle w:val="ListBullet"/>
        </w:pPr>
        <w:r>
          <w:t>Voice form AI (symptom/allergy): careconnect.deepseek.enabled=false in dev disables AiSymptomController and AiAllergyController even though matchIfMissing=true.</w:t>
        </w:r>
      </w:p>
    </w:ins>
    <w:ins w:id="7" w:author="CareConnect Doc Refresh" w:date="2026-09-01T19:12:01Z">
      <w:p>
        <w:pPr>
          <w:pStyle w:val="ListBullet"/>
        </w:pPr>
        <w:r>
          <w:t>Video calls: frontend VideoCallService tracks participantUserIds and POSTs them on /end; CallController.mergeParticipantUserIds improves multi-party end detection; participant-left vs call-ended WS events.</w:t>
        </w:r>
      </w:p>
    </w:ins>
    <w:ins w:id="8" w:author="CareConnect Doc Refresh" w:date="2026-09-01T19:12:01Z">
      <w:p>
        <w:pPr>
          <w:pStyle w:val="ListBullet"/>
        </w:pPr>
        <w:r>
          <w:t>ChimeService caches attendee credentials per (callId, userId) for idempotent re-join (no duplicate externalUserId errors).</w:t>
        </w:r>
      </w:p>
    </w:ins>
    <w:ins w:id="9" w:author="CareConnect Doc Refresh" w:date="2026-09-01T19:12:01Z">
      <w:p>
        <w:pPr>
          <w:pStyle w:val="ListBullet"/>
        </w:pPr>
        <w:r>
          <w:t>Hybrid retrieval (retrieval_index_chunk, FTS, pgvector Ask AI gateway) still not implemented — gaps below remain open.</w:t>
        </w:r>
      </w:p>
    </w:ins>
    <w:p/>
    <w:p>
      <w:pPr>
        <w:pStyle w:val="Heading1"/>
      </w:pPr>
      <w:r>
        <w:t>Architecture Overview</w:t>
      </w:r>
    </w:p>
    <w:p>
      <w:r>
        <w:t>Transcript data flows through three upstream producers into two indexed stores, then is read back through several layered retrieval surfaces.</w:t>
      </w:r>
    </w:p>
    <w:p>
      <w:pPr>
        <w:pStyle w:val="Heading2"/>
      </w:pPr>
      <w:r>
        <w:t>Data flow (text diagram)</w:t>
      </w:r>
    </w:p>
    <w:p>
      <w:pPr>
        <w:pStyle w:val="ListBullet"/>
      </w:pPr>
      <w:r>
        <w:t>Upstream producers: Chime embed (web/mobile) → chime-transcript / speech-recognition; PostCallTranscriptionService → POST_CALL_TRANSCRIBE; ChimeService.startMeetingTranscription (AWS-side only).</w:t>
      </w:r>
    </w:p>
    <w:p>
      <w:pPr>
        <w:pStyle w:val="ListBullet"/>
      </w:pPr>
      <w:r>
        <w:t>Write surface: POST /api/v3/calls/{callId}/transcript/segments → CallTranscriptService.recordSegments.</w:t>
      </w:r>
    </w:p>
    <w:p>
      <w:pPr>
        <w:pStyle w:val="ListBullet"/>
      </w:pPr>
      <w:r>
        <w:t>Indexed stores: call_transcript_segments (live DB); call_transcript_archives + S3 JSON (cold); call_summaries (derived).</w:t>
      </w:r>
    </w:p>
    <w:p>
      <w:pPr>
        <w:pStyle w:val="ListBullet"/>
      </w:pPr>
      <w:r>
        <w:t>Read surfaces: GET /transcript/segments; GET /summary; CallSummaryService → BedrockSentimentService; PostCallTelemetrySummaryScreen (frontend).</w:t>
      </w:r>
    </w:p>
    <w:p>
      <w:pPr>
        <w:pStyle w:val="Heading1"/>
      </w:pPr>
      <w:r>
        <w:t>1. Inherited Retrieval Surfaces</w:t>
      </w:r>
    </w:p>
    <w:p>
      <w:r>
        <w:rPr>
          <w:b/>
        </w:rPr>
        <w:t>These are the read paths that compose live DB rows, archived S3 payloads, or both.</w:t>
      </w:r>
    </w:p>
    <w:p>
      <w:pPr>
        <w:pStyle w:val="Heading2"/>
      </w:pPr>
      <w:r>
        <w:t>Central merge layer: CallTranscriptService</w:t>
      </w:r>
    </w:p>
    <w:p>
      <w:r>
        <w:t>All downstream readers funnel through one service that merges live and archived segments.</w:t>
      </w:r>
    </w:p>
    <w:p>
      <w:r>
        <w:rPr>
          <w:rFonts w:ascii="Consolas" w:hAnsi="Consolas"/>
          <w:sz w:val="18"/>
        </w:rPr>
        <w:t>getSegmentsForCall(callId):</w:t>
        <w:br/>
        <w:t xml:space="preserve">  dbSegments = segmentRepository.findByCallIdOrderByStartMsAscOccurredAtAsc(callId)</w:t>
        <w:br/>
        <w:t xml:space="preserve">  archivedSegments = archiveService.getArchivedSegments(callId)</w:t>
        <w:br/>
        <w:t xml:space="preserve">  if archived empty → return dbSegments</w:t>
        <w:br/>
        <w:t xml:space="preserve">  if db empty → return archivedSegments</w:t>
        <w:br/>
        <w:t xml:space="preserve">  else → mergeSegments(archived, db) with dedup + chronological sort</w:t>
      </w:r>
    </w:p>
    <w:p>
      <w:pPr>
        <w:pStyle w:val="Heading3"/>
      </w:pPr>
      <w:r>
        <w:t>Strengths</w:t>
      </w:r>
    </w:p>
    <w:p>
      <w:pPr>
        <w:pStyle w:val="ListBullet"/>
      </w:pPr>
      <w:r>
        <w:t>Single merge point; tests cover DB-only, archive-only, and merged cases.</w:t>
      </w:r>
    </w:p>
    <w:p>
      <w:pPr>
        <w:pStyle w:val="ListBullet"/>
      </w:pPr>
      <w:r>
        <w:t>Summary text capped at 16,000 chars via buildTranscriptTextForSummary.</w:t>
      </w:r>
    </w:p>
    <w:p>
      <w:pPr>
        <w:pStyle w:val="ListBullet"/>
      </w:pPr>
      <w:r>
        <w:t>Dedup + chronological sort before returning merged results.</w:t>
      </w:r>
    </w:p>
    <w:p>
      <w:pPr>
        <w:pStyle w:val="Heading3"/>
      </w:pPr>
      <w:r>
        <w:t>Risks</w:t>
      </w:r>
    </w:p>
    <w:p>
      <w:pPr>
        <w:pStyle w:val="ListBullet"/>
      </w:pPr>
      <w:r>
        <w:t>Dedup key omits actorUserId and occurredAt — two distinct utterances with the same speaker/text/timing could collapse incorrectly during partial-archive transitions.</w:t>
      </w:r>
    </w:p>
    <w:p>
      <w:pPr>
        <w:pStyle w:val="ListBullet"/>
      </w:pPr>
      <w:r>
        <w:t>Archive reads silently return empty when S3 is unavailable (getArchivedSegments checks s3StorageService == null). In dev/local, archived metadata can exist while content appears missing.</w:t>
      </w:r>
    </w:p>
    <w:p>
      <w:pPr>
        <w:pStyle w:val="ListBullet"/>
      </w:pPr>
      <w:r>
        <w:t>countSegments() has three branches (DB count, archive count, full merge). Correct but easy to drift from getSegmentsForCall() if changed independently.</w:t>
      </w:r>
    </w:p>
    <w:p>
      <w:pPr>
        <w:pStyle w:val="Heading2"/>
      </w:pPr>
      <w:r>
        <w:t>HTTP retrieval surfaces (CallController)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Endpoint</w:t>
            </w:r>
          </w:p>
        </w:tc>
        <w:tc>
          <w:tcPr>
            <w:tcW w:type="dxa" w:w="2880"/>
          </w:tcPr>
          <w:p>
            <w:r>
              <w:t>Auth model</w:t>
            </w:r>
          </w:p>
        </w:tc>
        <w:tc>
          <w:tcPr>
            <w:tcW w:type="dxa" w:w="2880"/>
          </w:tcPr>
          <w:p>
            <w:r>
              <w:t>Transcript dependency</w:t>
            </w:r>
          </w:p>
        </w:tc>
      </w:tr>
      <w:tr>
        <w:tc>
          <w:tcPr>
            <w:tcW w:type="dxa" w:w="2880"/>
          </w:tcPr>
          <w:p>
            <w:r>
              <w:t>GET /{callId}/transcript/segments</w:t>
            </w:r>
          </w:p>
        </w:tc>
        <w:tc>
          <w:tcPr>
            <w:tcW w:type="dxa" w:w="2880"/>
          </w:tcPr>
          <w:p>
            <w:r>
              <w:t>admin OR telemetry participant OR hasTranscriptAccess</w:t>
            </w:r>
          </w:p>
        </w:tc>
        <w:tc>
          <w:tcPr>
            <w:tcW w:type="dxa" w:w="2880"/>
          </w:tcPr>
          <w:p>
            <w:r>
              <w:t>getSegmentsForCall()</w:t>
            </w:r>
          </w:p>
        </w:tc>
      </w:tr>
      <w:tr>
        <w:tc>
          <w:tcPr>
            <w:tcW w:type="dxa" w:w="2880"/>
          </w:tcPr>
          <w:p>
            <w:r>
              <w:t>GET /{callId}/summary</w:t>
            </w:r>
          </w:p>
        </w:tc>
        <w:tc>
          <w:tcPr>
            <w:tcW w:type="dxa" w:w="2880"/>
          </w:tcPr>
          <w:p>
            <w:r>
              <w:t>admin OR telemetry OR transcript access OR summary owner</w:t>
            </w:r>
          </w:p>
        </w:tc>
        <w:tc>
          <w:tcPr>
            <w:tcW w:type="dxa" w:w="2880"/>
          </w:tcPr>
          <w:p>
            <w:r>
              <w:t>buildTranscriptTextForSummary() + lazy regen on NO_TRANSCRIPT</w:t>
            </w:r>
          </w:p>
        </w:tc>
      </w:tr>
      <w:tr>
        <w:tc>
          <w:tcPr>
            <w:tcW w:type="dxa" w:w="2880"/>
          </w:tcPr>
          <w:p>
            <w:r>
              <w:t>GET /{callId}/transcription/debug</w:t>
            </w:r>
          </w:p>
        </w:tc>
        <w:tc>
          <w:tcPr>
            <w:tcW w:type="dxa" w:w="2880"/>
          </w:tcPr>
          <w:p>
            <w:r>
              <w:t>authenticated only (no participant check)</w:t>
            </w:r>
          </w:p>
        </w:tc>
        <w:tc>
          <w:tcPr>
            <w:tcW w:type="dxa" w:w="2880"/>
          </w:tcPr>
          <w:p>
            <w:r>
              <w:t>Chime in-memory state, not DB</w:t>
            </w:r>
          </w:p>
        </w:tc>
      </w:tr>
      <w:tr>
        <w:tc>
          <w:tcPr>
            <w:tcW w:type="dxa" w:w="2880"/>
          </w:tcPr>
          <w:p>
            <w:r>
              <w:t>DELETE /{callId}/telemetry (dev)</w:t>
            </w:r>
          </w:p>
        </w:tc>
        <w:tc>
          <w:tcPr>
            <w:tcW w:type="dxa" w:w="2880"/>
          </w:tcPr>
          <w:p>
            <w:r>
              <w:t>dev/local only</w:t>
            </w:r>
          </w:p>
        </w:tc>
        <w:tc>
          <w:tcPr>
            <w:tcW w:type="dxa" w:w="2880"/>
          </w:tcPr>
          <w:p>
            <w:r>
              <w:t>purgeForCall()</w:t>
            </w:r>
          </w:p>
        </w:tc>
      </w:tr>
    </w:tbl>
    <w:p/>
    <w:p>
      <w:pPr>
        <w:pStyle w:val="ListBullet"/>
      </w:pPr>
      <w:r>
        <w:t>Access checks are reimplemented per endpoint rather than centralized.</w:t>
      </w:r>
    </w:p>
    <w:p>
      <w:pPr>
        <w:pStyle w:val="ListBullet"/>
      </w:pPr>
      <w:r>
        <w:t>GET /transcription/debug has no participant check — any logged-in user can probe any callId's Chime transcription state.</w:t>
      </w:r>
    </w:p>
    <w:p>
      <w:pPr>
        <w:pStyle w:val="ListBullet"/>
      </w:pPr>
      <w:r>
        <w:t>POST vs GET auth differs: POST requires isCallParticipant; GET also allows telemetry-based access.</w:t>
      </w:r>
    </w:p>
    <w:p>
      <w:pPr>
        <w:pStyle w:val="Heading2"/>
      </w:pPr>
      <w:r>
        <w:t>Downstream consumers</w:t>
      </w:r>
    </w:p>
    <w:p>
      <w:pPr>
        <w:pStyle w:val="ListBullet"/>
      </w:pPr>
      <w:r>
        <w:t>CallSummaryService — reads transcript via buildTranscriptTextForSummary, sentiment via CallTelemetryService, then BedrockSentimentService.summarizeTranscript. Triggers archival after persist.</w:t>
      </w:r>
    </w:p>
    <w:p>
      <w:pPr>
        <w:pStyle w:val="ListBullet"/>
      </w:pPr>
      <w:r>
        <w:t>BedrockSentimentService.summarizeTranscript — downstream only; never writes segments.</w:t>
      </w:r>
    </w:p>
    <w:p>
      <w:pPr>
        <w:pStyle w:val="ListBullet"/>
      </w:pPr>
      <w:r>
        <w:t>Frontend PostCallTelemetrySummaryScreen — parallel fetches telemetry, summary, transcript segments, and recording; highlights transcript lines against sentiment timestamps.</w:t>
      </w:r>
    </w:p>
    <w:p>
      <w:pPr>
        <w:pStyle w:val="Heading2"/>
      </w:pPr>
      <w:r>
        <w:t>Auditable inheritance</w:t>
      </w:r>
    </w:p>
    <w:p>
      <w:r>
        <w:t>CallTranscriptSegment, CallTranscriptArchive, and CallSummary extend Auditable (created_at, updated_at). Archive payloads store occurredAt separately in S3 JSON, so timeline semantics depend on which layer you read from.</w:t>
      </w:r>
    </w:p>
    <w:p>
      <w:pPr>
        <w:pStyle w:val="Heading1"/>
      </w:pPr>
      <w:r>
        <w:t>2. Indexed Record Types</w:t>
      </w:r>
    </w:p>
    <w:p>
      <w:pPr>
        <w:pStyle w:val="Heading2"/>
      </w:pPr>
      <w:r>
        <w:t>CallTranscriptSegment (live rows)</w:t>
      </w:r>
    </w:p>
    <w:p>
      <w:r>
        <w:t>Table: call_transcript_segments</w:t>
      </w:r>
    </w:p>
    <w:p>
      <w:pPr>
        <w:pStyle w:val="ListBullet"/>
      </w:pPr>
      <w:r>
        <w:t>Indexes: idx_call_transcript_call_id (call_id); idx_call_transcript_actor (actor_user_id); idx_call_transcript_start_ms (start_ms).</w:t>
      </w:r>
    </w:p>
    <w:p>
      <w:pPr>
        <w:pStyle w:val="ListBullet"/>
      </w:pPr>
      <w:r>
        <w:t>Indexes match query patterns: by call, access check by actor, chronological ordering by start_ms.</w:t>
      </w:r>
    </w:p>
    <w:p>
      <w:pPr>
        <w:pStyle w:val="ListBullet"/>
      </w:pPr>
      <w:r>
        <w:t>Gap: no composite index on (call_id, start_ms, occurred_at) despite repository sort using all three.</w:t>
      </w:r>
    </w:p>
    <w:p>
      <w:pPr>
        <w:pStyle w:val="Heading2"/>
      </w:pPr>
      <w:r>
        <w:t>CallTranscriptArchive (cold storage metadata)</w:t>
      </w:r>
    </w:p>
    <w:p>
      <w:r>
        <w:t>Table: call_transcript_archives</w:t>
      </w:r>
    </w:p>
    <w:p>
      <w:pPr>
        <w:pStyle w:val="ListBullet"/>
      </w:pPr>
      <w:r>
        <w:t>Indexes: idx_call_transcript_archive_call_id; idx_call_transcript_archive_archived_at.</w:t>
      </w:r>
    </w:p>
    <w:p>
      <w:pPr>
        <w:pStyle w:val="ListBullet"/>
      </w:pPr>
      <w:r>
        <w:t>Payload stored as ArchivedTranscriptSegment JSON in S3.</w:t>
      </w:r>
    </w:p>
    <w:p>
      <w:pPr>
        <w:pStyle w:val="ListBullet"/>
      </w:pPr>
      <w:r>
        <w:t>Access control uses participant_user_ids, derived only from segments with non-null actorUserId.</w:t>
      </w:r>
    </w:p>
    <w:p>
      <w:pPr>
        <w:pStyle w:val="Heading2"/>
      </w:pPr>
      <w:r>
        <w:t>CallSummary (derived artifact)</w:t>
      </w:r>
    </w:p>
    <w:p>
      <w:pPr>
        <w:pStyle w:val="ListBullet"/>
      </w:pPr>
      <w:r>
        <w:t>Indexed on call_id and generated_at.</w:t>
      </w:r>
    </w:p>
    <w:p>
      <w:pPr>
        <w:pStyle w:val="ListBullet"/>
      </w:pPr>
      <w:r>
        <w:t>Stores transcript_segment_count and status (SUCCESS, NO_TRANSCRIPT, ERROR).</w:t>
      </w:r>
    </w:p>
    <w:p>
      <w:pPr>
        <w:pStyle w:val="ListBullet"/>
      </w:pPr>
      <w:r>
        <w:t>Not a transcript source — downstream index of summary generation outcomes.</w:t>
      </w:r>
    </w:p>
    <w:p>
      <w:pPr>
        <w:pStyle w:val="Heading2"/>
      </w:pPr>
      <w:r>
        <w:t>CallRecording.transcription_status</w:t>
      </w:r>
    </w:p>
    <w:p>
      <w:r>
        <w:t>Tracks async post-call Transcribe lifecycle (PROCESSING, COMPLETE, FAILED). Related but separate from segment storage.</w:t>
      </w:r>
    </w:p>
    <w:p>
      <w:pPr>
        <w:pStyle w:val="Heading2"/>
      </w:pPr>
      <w:r>
        <w:t>Schema duplication</w:t>
      </w:r>
    </w:p>
    <w:p>
      <w:r>
        <w:t>V52/V61 and V53/V63 are identical duplicate Flyway migrations. Harmless today (IF NOT EXISTS), but confusing for schema history and future edits.</w:t>
      </w:r>
    </w:p>
    <w:p>
      <w:pPr>
        <w:pStyle w:val="Heading1"/>
      </w:pPr>
      <w:r>
        <w:t>3. Upstream Transcript Dependencies</w:t>
      </w:r>
    </w:p>
    <w:p>
      <w:pPr>
        <w:pStyle w:val="Heading2"/>
      </w:pPr>
      <w:r>
        <w:t>Producer A — Live client capture (primary path)</w:t>
      </w:r>
    </w:p>
    <w:p>
      <w:r>
        <w:t>Chain: chime_meeting_embed_web.dart → video_call_service.dart → POST /transcript/segments</w:t>
      </w:r>
    </w:p>
    <w:p>
      <w:pPr>
        <w:pStyle w:val="ListBullet"/>
      </w:pPr>
      <w:r>
        <w:t>Sources: chime-transcript (preferred) or speech-recognition (fallback).</w:t>
      </w:r>
    </w:p>
    <w:p>
      <w:pPr>
        <w:pStyle w:val="ListBullet"/>
      </w:pPr>
      <w:r>
        <w:t>Backend normalizes to CLIENT_TRANSCRIPT when source is blank.</w:t>
      </w:r>
    </w:p>
    <w:p>
      <w:pPr>
        <w:pStyle w:val="ListBullet"/>
      </w:pPr>
      <w:r>
        <w:t>Segments buffered and flushed one-at-a-time with retry on end-call.</w:t>
      </w:r>
    </w:p>
    <w:p>
      <w:pPr>
        <w:pStyle w:val="ListBullet"/>
      </w:pPr>
      <w:r>
        <w:t>actorUserId is set from the authenticated poster — enables hasTranscriptAccess.</w:t>
      </w:r>
    </w:p>
    <w:p>
      <w:pPr>
        <w:pStyle w:val="ListBullet"/>
      </w:pPr>
      <w:r>
        <w:t>Dependency: requires JWT + active call state; flush skips when not in-call unless overridden at end-call.</w:t>
      </w:r>
    </w:p>
    <w:p>
      <w:pPr>
        <w:pStyle w:val="Heading2"/>
      </w:pPr>
      <w:r>
        <w:t>Producer B — Post-call AWS Transcribe (async)</w:t>
      </w:r>
    </w:p>
    <w:p>
      <w:r>
        <w:t>Chain: CallRecordingService → PostCallTranscriptionService.transcribeAndCleanup → recordSegments(callId, null, segments)</w:t>
      </w:r>
    </w:p>
    <w:p>
      <w:pPr>
        <w:pStyle w:val="ListBullet"/>
      </w:pPr>
      <w:r>
        <w:t>Source: POST_CALL_TRANSCRIBE.</w:t>
      </w:r>
    </w:p>
    <w:p>
      <w:pPr>
        <w:pStyle w:val="ListBullet"/>
      </w:pPr>
      <w:r>
        <w:t>actorUserId is always null — access relies on telemetry participation or archive participant lists.</w:t>
      </w:r>
    </w:p>
    <w:p>
      <w:pPr>
        <w:pStyle w:val="ListBullet"/>
      </w:pPr>
      <w:r>
        <w:t>Speaker labels from buildSpeakerRoleMap() counting CALL_JOIN telemetry, not actual user IDs.</w:t>
      </w:r>
    </w:p>
    <w:p>
      <w:pPr>
        <w:pStyle w:val="ListBullet"/>
      </w:pPr>
      <w:r>
        <w:t>Runs after maybeGenerateAndStoreCallSummary() on call end — first summary often sees NO_TRANSCRIPT.</w:t>
      </w:r>
    </w:p>
    <w:p>
      <w:pPr>
        <w:pStyle w:val="ListBullet"/>
      </w:pPr>
      <w:r>
        <w:t>Mitigation: GET /summary regenerates when status is NO_TRANSCRIPT but segments now exist.</w:t>
      </w:r>
    </w:p>
    <w:p>
      <w:pPr>
        <w:pStyle w:val="ListBullet"/>
      </w:pPr>
      <w:r>
        <w:t>Gap: no automatic summary regen when post-call transcription completes — only on next summary fetch.</w:t>
      </w:r>
    </w:p>
    <w:p>
      <w:pPr>
        <w:pStyle w:val="Heading2"/>
      </w:pPr>
      <w:r>
        <w:t>Producer C — Chime backend transcription</w:t>
      </w:r>
    </w:p>
    <w:p>
      <w:r>
        <w:t>ChimeService.startMeetingTranscription() starts AWS-side transcription but does not write to CallTranscriptService. Operational/debug infrastructure only. Client-side Chime SDK capture (Producer A) is the actual ingestion path.</w:t>
      </w:r>
    </w:p>
    <w:p>
      <w:pPr>
        <w:pStyle w:val="Heading2"/>
      </w:pPr>
      <w:r>
        <w:t>Dependency graph at call end</w:t>
      </w:r>
    </w:p>
    <w:p>
      <w:r>
        <w:rPr>
          <w:rFonts w:ascii="Consolas" w:hAnsi="Consolas"/>
          <w:sz w:val="18"/>
        </w:rPr>
        <w:t>if (shouldEndMeeting) {</w:t>
        <w:br/>
        <w:t xml:space="preserve">  maybeRecordFinalOverallSentiment(...);</w:t>
        <w:br/>
        <w:t xml:space="preserve">  maybeGenerateAndStoreCallSummary(...);  // uses transcript available NOW</w:t>
        <w:br/>
        <w:t xml:space="preserve">  callRecordingService.stopRecording(callId);  // triggers post-call Transcribe LATER</w:t>
        <w:br/>
        <w:t xml:space="preserve">  chimeService.endMeeting(callId);</w:t>
        <w:br/>
        <w:t>}</w:t>
      </w:r>
    </w:p>
    <w:p>
      <w:pPr>
        <w:pStyle w:val="ListBullet"/>
      </w:pPr>
      <w:r>
        <w:t>Summary generated from whatever transcript exists at end-call time.</w:t>
      </w:r>
    </w:p>
    <w:p>
      <w:pPr>
        <w:pStyle w:val="ListBullet"/>
      </w:pPr>
      <w:r>
        <w:t>Recording stop triggers post-call Transcribe asynchronously.</w:t>
      </w:r>
    </w:p>
    <w:p>
      <w:pPr>
        <w:pStyle w:val="ListBullet"/>
      </w:pPr>
      <w:r>
        <w:t>Live client flush may still be in flight.</w:t>
      </w:r>
    </w:p>
    <w:p>
      <w:pPr>
        <w:pStyle w:val="ListBullet"/>
      </w:pPr>
      <w:r>
        <w:t>Explains NO_TRANSCRIPT → lazy-regen pattern; post-call UI should not assume summary is final immediately.</w:t>
      </w:r>
    </w:p>
    <w:ins w:id="10" w:author="CareConnect Doc Refresh" w:date="2026-09-01T19:12:01Z">
      <w:p>
        <w:pPr>
          <w:pStyle w:val="Heading1"/>
        </w:pPr>
        <w:r>
          <w:t>4. Recent Codebase Changes (Participant Handling)</w:t>
        </w:r>
      </w:p>
    </w:ins>
    <w:ins w:id="11" w:author="CareConnect Doc Refresh" w:date="2026-09-01T19:12:01Z">
      <w:p>
        <w:r>
          <w:t>Merged PR #89 (feature/a-drattray-video-call-participant-handling) improves call-end and multi-party behavior relevant to transcript flush timing and summary generation.</w:t>
        </w:r>
      </w:p>
    </w:ins>
    <w:ins w:id="12" w:author="CareConnect Doc Refresh" w:date="2026-09-01T19:12:01Z">
      <w:p>
        <w:pPr>
          <w:pStyle w:val="ListBullet"/>
        </w:pPr>
        <w:r>
          <w:t>Frontend VideoCallService maintains _participantUserIds; endCall() POSTs participantUserIds in JSON body alongside otherPartyId and call context metadata.</w:t>
        </w:r>
      </w:p>
    </w:ins>
    <w:ins w:id="13" w:author="CareConnect Doc Refresh" w:date="2026-09-01T19:12:01Z">
      <w:p>
        <w:pPr>
          <w:pStyle w:val="ListBullet"/>
        </w:pPr>
        <w:r>
          <w:t>CallController.endCall() calls mergeParticipantUserIds() on active roster and notify set — shouldEndMeeting when ≤1 remaining participant after merge.</w:t>
        </w:r>
      </w:p>
    </w:ins>
    <w:ins w:id="14" w:author="CareConnect Doc Refresh" w:date="2026-09-01T19:12:01Z">
      <w:p>
        <w:pPr>
          <w:pStyle w:val="ListBullet"/>
        </w:pPr>
        <w:r>
          <w:t>When meeting continues: sends participant-left WebSocket to remaining participants with remainingParticipantCount; when meeting ends: call-ended to notifyIds (active + pending invitees).</w:t>
        </w:r>
      </w:p>
    </w:ins>
    <w:ins w:id="15" w:author="CareConnect Doc Refresh" w:date="2026-09-01T19:12:01Z">
      <w:p>
        <w:pPr>
          <w:pStyle w:val="ListBullet"/>
        </w:pPr>
        <w:r>
          <w:t>endCall still runs maybeGenerateAndStoreCallSummary before stopRecording — transcript flush at end uses respectInCallState:false with maxAttempts:3 (unchanged intent, improved participant accuracy).</w:t>
        </w:r>
      </w:p>
    </w:ins>
    <w:ins w:id="16" w:author="CareConnect Doc Refresh" w:date="2026-09-01T19:12:01Z">
      <w:p>
        <w:pPr>
          <w:pStyle w:val="ListBullet"/>
        </w:pPr>
        <w:r>
          <w:t>ChimeService.joinMeeting() returns cached attendee credentials for same (callId, userId) — idempotent re-join; fixes duplicate externalUserId AWS errors on double-tap join.</w:t>
        </w:r>
      </w:p>
    </w:ins>
    <w:ins w:id="17" w:author="CareConnect Doc Refresh" w:date="2026-09-01T19:12:01Z">
      <w:p>
        <w:pPr>
          <w:pStyle w:val="ListBullet"/>
        </w:pPr>
        <w:r>
          <w:t>Conference endpoints: eligible-invitees and invite-participant; pending CONFERENCE_INVITE targets included in end-call notifications.</w:t>
        </w:r>
      </w:p>
    </w:ins>
    <w:p>
      <w:pPr>
        <w:pStyle w:val="Heading1"/>
      </w:pPr>
      <w:r>
        <w:t>Findings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Area</w:t>
            </w:r>
          </w:p>
        </w:tc>
        <w:tc>
          <w:tcPr>
            <w:tcW w:type="dxa" w:w="2880"/>
          </w:tcPr>
          <w:p>
            <w:r>
              <w:t>Severity</w:t>
            </w:r>
          </w:p>
        </w:tc>
        <w:tc>
          <w:tcPr>
            <w:tcW w:type="dxa" w:w="2880"/>
          </w:tcPr>
          <w:p>
            <w:r>
              <w:t>Finding</w:t>
            </w:r>
          </w:p>
        </w:tc>
      </w:tr>
      <w:tr>
        <w:tc>
          <w:tcPr>
            <w:tcW w:type="dxa" w:w="2880"/>
          </w:tcPr>
          <w:p>
            <w:r>
              <w:t>Retrieval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  <w:tc>
          <w:tcPr>
            <w:tcW w:type="dxa" w:w="2880"/>
          </w:tcPr>
          <w:p>
            <w:r>
              <w:t>Archive content invisible when S3 is disabled, even if archive rows exist</w:t>
            </w:r>
          </w:p>
        </w:tc>
      </w:tr>
      <w:tr>
        <w:tc>
          <w:tcPr>
            <w:tcW w:type="dxa" w:w="2880"/>
          </w:tcPr>
          <w:p>
            <w:r>
              <w:t>Retrieval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  <w:tc>
          <w:tcPr>
            <w:tcW w:type="dxa" w:w="2880"/>
          </w:tcPr>
          <w:p>
            <w:r>
              <w:t>Merge dedup key may drop legitimate segments during DB/archive overlap</w:t>
            </w:r>
          </w:p>
        </w:tc>
      </w:tr>
      <w:tr>
        <w:tc>
          <w:tcPr>
            <w:tcW w:type="dxa" w:w="2880"/>
          </w:tcPr>
          <w:p>
            <w:r>
              <w:t>Retrieval</w:t>
            </w:r>
          </w:p>
        </w:tc>
        <w:tc>
          <w:tcPr>
            <w:tcW w:type="dxa" w:w="2880"/>
          </w:tcPr>
          <w:p>
            <w:r>
              <w:t>Low</w:t>
            </w:r>
          </w:p>
        </w:tc>
        <w:tc>
          <w:tcPr>
            <w:tcW w:type="dxa" w:w="2880"/>
          </w:tcPr>
          <w:p>
            <w:r>
              <w:t>Access-control logic duplicated across 3+ endpoints with slight rule differences</w:t>
            </w:r>
          </w:p>
        </w:tc>
      </w:tr>
      <w:tr>
        <w:tc>
          <w:tcPr>
            <w:tcW w:type="dxa" w:w="2880"/>
          </w:tcPr>
          <w:p>
            <w:r>
              <w:t>Security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  <w:tc>
          <w:tcPr>
            <w:tcW w:type="dxa" w:w="2880"/>
          </w:tcPr>
          <w:p>
            <w:r>
              <w:t>GET /transcription/debug lacks participant authorization</w:t>
            </w:r>
          </w:p>
        </w:tc>
      </w:tr>
      <w:tr>
        <w:tc>
          <w:tcPr>
            <w:tcW w:type="dxa" w:w="2880"/>
          </w:tcPr>
          <w:p>
            <w:r>
              <w:t>Indexed types</w:t>
            </w:r>
          </w:p>
        </w:tc>
        <w:tc>
          <w:tcPr>
            <w:tcW w:type="dxa" w:w="2880"/>
          </w:tcPr>
          <w:p>
            <w:r>
              <w:t>Low</w:t>
            </w:r>
          </w:p>
        </w:tc>
        <w:tc>
          <w:tcPr>
            <w:tcW w:type="dxa" w:w="2880"/>
          </w:tcPr>
          <w:p>
            <w:r>
              <w:t>Duplicate Flyway migrations (V52/V61, V53/V63)</w:t>
            </w:r>
          </w:p>
        </w:tc>
      </w:tr>
      <w:tr>
        <w:tc>
          <w:tcPr>
            <w:tcW w:type="dxa" w:w="2880"/>
          </w:tcPr>
          <w:p>
            <w:r>
              <w:t>Upstream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  <w:tc>
          <w:tcPr>
            <w:tcW w:type="dxa" w:w="2880"/>
          </w:tcPr>
          <w:p>
            <w:r>
              <w:t>Post-call Transcribe completes after summary; no push regen on COMPLETE</w:t>
            </w:r>
          </w:p>
        </w:tc>
      </w:tr>
      <w:tr>
        <w:tc>
          <w:tcPr>
            <w:tcW w:type="dxa" w:w="2880"/>
          </w:tcPr>
          <w:p>
            <w:r>
              <w:t>Upstream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  <w:tc>
          <w:tcPr>
            <w:tcW w:type="dxa" w:w="2880"/>
          </w:tcPr>
          <w:p>
            <w:r>
              <w:t>Post-call segments have actorUserId=null, weakening archive-based ACL</w:t>
            </w:r>
          </w:p>
        </w:tc>
      </w:tr>
      <w:tr>
        <w:tc>
          <w:tcPr>
            <w:tcW w:type="dxa" w:w="2880"/>
          </w:tcPr>
          <w:p>
            <w:r>
              <w:t>Upstream</w:t>
            </w:r>
          </w:p>
        </w:tc>
        <w:tc>
          <w:tcPr>
            <w:tcW w:type="dxa" w:w="2880"/>
          </w:tcPr>
          <w:p>
            <w:r>
              <w:t>Low</w:t>
            </w:r>
          </w:p>
        </w:tc>
        <w:tc>
          <w:tcPr>
            <w:tcW w:type="dxa" w:w="2880"/>
          </w:tcPr>
          <w:p>
            <w:r>
              <w:t>Two Chime transcription paths (SDK client vs backend start) — only client path persists</w:t>
            </w:r>
          </w:p>
        </w:tc>
      </w:tr>
    </w:tbl>
    <w:p>
      <w:pPr>
        <w:pStyle w:val="Heading1"/>
      </w:pPr>
      <w:r>
        <w:t>Recommendations</w:t>
      </w:r>
    </w:p>
    <w:p>
      <w:pPr>
        <w:pStyle w:val="ListBullet"/>
      </w:pPr>
      <w:r>
        <w:t>Centralize transcript authorization in one helper used by all read/write/debug endpoints.</w:t>
      </w:r>
    </w:p>
    <w:p>
      <w:pPr>
        <w:pStyle w:val="ListBullet"/>
      </w:pPr>
      <w:r>
        <w:t>On post-call transcription COMPLETE, trigger generateAndStoreSummary (or emit an event the summary service listens to).</w:t>
      </w:r>
    </w:p>
    <w:p>
      <w:pPr>
        <w:pStyle w:val="ListBullet"/>
      </w:pPr>
      <w:r>
        <w:t>Map Transcribe speakers to telemetry user IDs when storing post-call segments, so actorUserId and archive participant lists stay accurate.</w:t>
      </w:r>
    </w:p>
    <w:p>
      <w:pPr>
        <w:pStyle w:val="ListBullet"/>
      </w:pPr>
      <w:r>
        <w:t>Extend merge dedup key with actorUserId and occurredAt (or segment ID when present).</w:t>
      </w:r>
    </w:p>
    <w:p>
      <w:pPr>
        <w:pStyle w:val="ListBullet"/>
      </w:pPr>
      <w:r>
        <w:t>Remove or consolidate duplicate migrations to a single canonical version per table.</w:t>
      </w:r>
    </w:p>
    <w:p>
      <w:pPr>
        <w:pStyle w:val="ListBullet"/>
      </w:pPr>
      <w:r>
        <w:t>Add participant check to /transcription/debug, or restrict to admin/dev profile.</w:t>
      </w:r>
    </w:p>
    <w:p>
      <w:pPr>
        <w:pStyle w:val="Heading1"/>
      </w:pPr>
      <w:r>
        <w:t>Conclusion</w:t>
      </w:r>
    </w:p>
    <w:p>
      <w:r>
        <w:t>The design is coherent: one write service, one merge read service, clear separation between live segments, cold archive, and derived summaries. Main fragility is timing and authorization around async post-call transcription, plus archive retrieval depending on S3 availability.</w:t>
      </w:r>
    </w:p>
    <w:p>
      <w:pPr>
        <w:pStyle w:val="Heading1"/>
      </w:pPr>
      <w:r>
        <w:t>Key source files</w:t>
      </w:r>
    </w:p>
    <w:p>
      <w:pPr>
        <w:pStyle w:val="ListBullet"/>
      </w:pPr>
      <w:r>
        <w:t>backend/core/src/main/java/com/careconnect/service/CallTranscriptService.java</w:t>
      </w:r>
    </w:p>
    <w:p>
      <w:pPr>
        <w:pStyle w:val="ListBullet"/>
      </w:pPr>
      <w:r>
        <w:t>backend/core/src/main/java/com/careconnect/service/CallTranscriptArchiveService.java</w:t>
      </w:r>
    </w:p>
    <w:p>
      <w:pPr>
        <w:pStyle w:val="ListBullet"/>
      </w:pPr>
      <w:r>
        <w:t>backend/core/src/main/java/com/careconnect/service/CallSummaryService.java</w:t>
      </w:r>
    </w:p>
    <w:p>
      <w:pPr>
        <w:pStyle w:val="ListBullet"/>
      </w:pPr>
      <w:r>
        <w:t>backend/core/src/main/java/com/careconnect/service/PostCallTranscriptionService.java</w:t>
      </w:r>
    </w:p>
    <w:p>
      <w:pPr>
        <w:pStyle w:val="ListBullet"/>
      </w:pPr>
      <w:r>
        <w:t>backend/core/src/main/java/com/careconnect/controller/CallController.java</w:t>
      </w:r>
    </w:p>
    <w:p>
      <w:pPr>
        <w:pStyle w:val="ListBullet"/>
      </w:pPr>
      <w:r>
        <w:t>backend/core/src/main/java/com/careconnect/model/CallTranscriptSegment.java</w:t>
      </w:r>
    </w:p>
    <w:p>
      <w:pPr>
        <w:pStyle w:val="ListBullet"/>
      </w:pPr>
      <w:r>
        <w:t>backend/core/src/main/java/com/careconnect/model/CallTranscriptArchive.java</w:t>
      </w:r>
    </w:p>
    <w:p>
      <w:pPr>
        <w:pStyle w:val="ListBullet"/>
      </w:pPr>
      <w:r>
        <w:t>backend/core/src/main/java/com/careconnect/model/CallSummary.java</w:t>
      </w:r>
    </w:p>
    <w:p>
      <w:del w:id="18" w:author="CareConnect Doc Refresh" w:date="2026-09-01T19:12:01Z">
        <w:r>
          <w:delText xml:space="preserve">frontend/lib/services/video_call_service.dart</w:delText>
        </w:r>
      </w:del>
    </w:p>
    <w:ins w:id="19" w:author="CareConnect Doc Refresh" w:date="2026-09-01T19:12:01Z">
      <w:p>
        <w:pPr>
          <w:pStyle w:val="ListBullet"/>
        </w:pPr>
        <w:r>
          <w:t>frontend/lib/services/video_call_service.dart (participantUserIds on end)</w:t>
        </w:r>
      </w:p>
    </w:ins>
    <w:ins w:id="20" w:author="CareConnect Doc Refresh" w:date="2026-09-01T19:12:01Z">
      <w:p>
        <w:pPr>
          <w:pStyle w:val="ListBullet"/>
        </w:pPr>
        <w:r>
          <w:t>backend/core/src/main/java/com/careconnect/service/ChimeService.java (cached join creds)</w:t>
        </w:r>
      </w:p>
    </w:ins>
    <w:p>
      <w:pPr>
        <w:pStyle w:val="ListBullet"/>
      </w:pPr>
      <w:r>
        <w:t>frontend/lib/widgets/chime_meeting_embed_web.dart</w:t>
      </w:r>
    </w:p>
    <w:p>
      <w:pPr>
        <w:pStyle w:val="ListBullet"/>
      </w:pPr>
      <w:r>
        <w:t>frontend/lib/widgets/post_call_telemetry_summary_screen.dart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trackRevision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
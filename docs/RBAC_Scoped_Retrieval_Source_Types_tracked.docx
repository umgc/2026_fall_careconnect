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ins w:id="17" w:author="CareConnect Doc Refresh" w:date="2026-06-29T00:33:48Z">
        <w:r>
          <w:rPr>
            <w:i/>
          </w:rPr>
          <w:t xml:space="preserve">[Track Changes] Revisions by CareConnect Doc Refresh on 2026-06-29. Open Review tab → All Markup to see insertions/deletions.</w:t>
        </w:r>
      </w:ins>
    </w:p>
    <w:p>
      <w:pPr>
        <w:pStyle w:val="Title"/>
        <w:jc w:val="center"/>
      </w:pPr>
      <w:r>
        <w:t>RBAC-Scoped Source Types for Ask AI Retrieval</w:t>
      </w:r>
    </w:p>
    <w:p>
      <w:r>
        <w:t>CareConnect Team E — Research &amp; Gap Analysis</w:t>
      </w:r>
    </w:p>
    <w:p>
      <w:r>
        <w:t>Derived from SRS v2.0, Milestone 2 TDD, hybrid retrieval scope, unified summary contract, and the CareConnect application codebase.</w:t>
      </w:r>
    </w:p>
    <w:p>
      <w:r>
        <w:rPr>
          <w:highlight w:val="yellow"/>
        </w:rPr>
        <w:t>Highlighted text (yellow) marks critical gaps, misalignments, and recommended changes.</w:t>
      </w:r>
    </w:p>
    <w:ins w:id="1" w:author="CareConnect Doc Refresh" w:date="2026-06-29T00:33:48Z">
      <w:p>
        <w:r>
          <w:rPr>
            <w:highlight w:val="yellow"/>
          </w:rPr>
          <w:t>Codebase refresh: June 2026 (post PR #88 Bedrock/Claude, PR #89 participant handling)</w:t>
        </w:r>
      </w:p>
    </w:ins>
    <w:ins w:id="2" w:author="CareConnect Doc Refresh" w:date="2026-06-29T00:33:48Z">
      <w:p>
        <w:pPr>
          <w:pStyle w:val="ListBullet"/>
        </w:pPr>
        <w:r>
          <w:t>AI chat opt-in: careconnect.ai.enabled=false by default in application-dev.properties; AIChatController and Bedrock beans load only when CARECONNECT_AI_ENABLED=true.</w:t>
        </w:r>
      </w:p>
    </w:ins>
    <w:ins w:id="3" w:author="CareConnect Doc Refresh" w:date="2026-06-29T00:33:48Z">
      <w:p>
        <w:pPr>
          <w:pStyle w:val="ListBullet"/>
        </w:pPr>
        <w:r>
          <w:t>Primary AI provider is Bedrock (careconnect.ai.provider=bedrock) via AIServiceFactory → BedrockAIChatAdapter → BedrockAIChatService; DeepSeek chat path disabled (DefaultAIChatService throws).</w:t>
        </w:r>
      </w:p>
    </w:ins>
    <w:ins w:id="4" w:author="CareConnect Doc Refresh" w:date="2026-06-29T00:33:48Z">
      <w:p>
        <w:pPr>
          <w:pStyle w:val="ListBullet"/>
        </w:pPr>
        <w:r>
          <w:t>BedrockModelSupport adds approved Claude Sonnet 4/4.5/4.6 and Nova models with inference-profile routing.</w:t>
        </w:r>
      </w:p>
    </w:ins>
    <w:ins w:id="5" w:author="CareConnect Doc Refresh" w:date="2026-06-29T00:33:48Z">
      <w:p>
        <w:pPr>
          <w:pStyle w:val="ListBullet"/>
        </w:pPr>
        <w:r>
          <w:t>BedrockAIChatService sends user message only — MedicalContextService / PatientContextRetrievalService are not wired into the active Bedrock chat path (medical context injection gap).</w:t>
        </w:r>
      </w:p>
    </w:ins>
    <w:ins w:id="6" w:author="CareConnect Doc Refresh" w:date="2026-06-29T00:33:48Z">
      <w:p>
        <w:pPr>
          <w:pStyle w:val="ListBullet"/>
        </w:pPr>
        <w:r>
          <w:t>Voice form AI (symptom/allergy): careconnect.deepseek.enabled=false in dev disables AiSymptomController and AiAllergyController even though matchIfMissing=true.</w:t>
        </w:r>
      </w:p>
    </w:ins>
    <w:ins w:id="7" w:author="CareConnect Doc Refresh" w:date="2026-06-29T00:33:48Z">
      <w:p>
        <w:pPr>
          <w:pStyle w:val="ListBullet"/>
        </w:pPr>
        <w:r>
          <w:t>Video calls: frontend VideoCallService tracks participantUserIds and POSTs them on /end; CallController.mergeParticipantUserIds improves multi-party end detection; participant-left vs call-ended WS events.</w:t>
        </w:r>
      </w:p>
    </w:ins>
    <w:ins w:id="8" w:author="CareConnect Doc Refresh" w:date="2026-06-29T00:33:48Z">
      <w:p>
        <w:pPr>
          <w:pStyle w:val="ListBullet"/>
        </w:pPr>
        <w:r>
          <w:t>ChimeService caches attendee credentials per (callId, userId) for idempotent re-join (no duplicate externalUserId errors).</w:t>
        </w:r>
      </w:p>
    </w:ins>
    <w:ins w:id="9" w:author="CareConnect Doc Refresh" w:date="2026-06-29T00:33:48Z">
      <w:p>
        <w:pPr>
          <w:pStyle w:val="ListBullet"/>
        </w:pPr>
        <w:r>
          <w:t>Hybrid retrieval (retrieval_index_chunk, FTS, pgvector Ask AI gateway) still not implemented — gaps below remain open.</w:t>
        </w:r>
      </w:p>
    </w:ins>
    <w:p/>
    <w:p>
      <w:pPr>
        <w:pStyle w:val="Heading1"/>
      </w:pPr>
      <w:r>
        <w:t>1. Executive Summary</w:t>
      </w:r>
    </w:p>
    <w:p>
      <w:r>
        <w:t>Ask AI retrieval must enforce four layers before hybrid search: role permission, patient scope, source consent/exclusions, and episode scope. Source types should be modeled as a canonical record_type enum on retrieval_index_chunk rows, with patient_id for row-level filtering.</w:t>
      </w:r>
    </w:p>
    <w:p>
      <w:r>
        <w:rPr>
          <w:highlight w:val="yellow"/>
        </w:rPr>
        <w:t>KEY CHANGE NEEDED: The codebase has no retrieval index, no source-type model, and several RBAC misalignments with Team E SRS (patient Ask AI permission, call participation vs patient links, caregiverVisibility not enforced, USPS patient access).</w:t>
      </w:r>
    </w:p>
    <w:p>
      <w:pPr>
        <w:pStyle w:val="Heading1"/>
      </w:pPr>
      <w:r>
        <w:t>2. Four Layers of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Design (Team 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Codebase today</w:t>
            </w:r>
          </w:p>
        </w:tc>
      </w:tr>
      <w:tr>
        <w:tc>
          <w:tcPr>
            <w:tcW w:type="dxa" w:w="2160"/>
          </w:tcPr>
          <w:p>
            <w:r>
              <w:t>Role permission</w:t>
            </w:r>
          </w:p>
        </w:tc>
        <w:tc>
          <w:tcPr>
            <w:tcW w:type="dxa" w:w="2160"/>
          </w:tcPr>
          <w:p>
            <w:r>
              <w:t>May this role use Ask AI?</w:t>
            </w:r>
          </w:p>
        </w:tc>
        <w:tc>
          <w:tcPr>
            <w:tcW w:type="dxa" w:w="2160"/>
          </w:tcPr>
          <w:p>
            <w:r>
              <w:t>USE_AI_FEATURES at gateway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Caregiver + Admin only — PATIENT missing</w:t>
            </w:r>
          </w:p>
        </w:tc>
      </w:tr>
      <w:tr>
        <w:tc>
          <w:tcPr>
            <w:tcW w:type="dxa" w:w="2160"/>
          </w:tcPr>
          <w:p>
            <w:r>
              <w:t>Patient scope</w:t>
            </w:r>
          </w:p>
        </w:tc>
        <w:tc>
          <w:tcPr>
            <w:tcW w:type="dxa" w:w="2160"/>
          </w:tcPr>
          <w:p>
            <w:r>
              <w:t>Which patient's records?</w:t>
            </w:r>
          </w:p>
        </w:tc>
        <w:tc>
          <w:tcPr>
            <w:tcW w:type="dxa" w:w="2160"/>
          </w:tcPr>
          <w:p>
            <w:r>
              <w:t>RBAC + caregiver/family links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Links exist; calls use participants</w:t>
            </w:r>
          </w:p>
        </w:tc>
      </w:tr>
      <w:tr>
        <w:tc>
          <w:tcPr>
            <w:tcW w:type="dxa" w:w="2160"/>
          </w:tcPr>
          <w:p>
            <w:r>
              <w:t>Source consent</w:t>
            </w:r>
          </w:p>
        </w:tc>
        <w:tc>
          <w:tcPr>
            <w:tcW w:type="dxa" w:w="2160"/>
          </w:tcPr>
          <w:p>
            <w:r>
              <w:t>Which source families?</w:t>
            </w:r>
          </w:p>
        </w:tc>
        <w:tc>
          <w:tcPr>
            <w:tcW w:type="dxa" w:w="2160"/>
          </w:tcPr>
          <w:p>
            <w:r>
              <w:t>REQ-SC-7 exclusions + caregiverVisibility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Not implemented</w:t>
            </w:r>
          </w:p>
        </w:tc>
      </w:tr>
      <w:tr>
        <w:tc>
          <w:tcPr>
            <w:tcW w:type="dxa" w:w="2160"/>
          </w:tcPr>
          <w:p>
            <w:r>
              <w:t>Episode scope</w:t>
            </w:r>
          </w:p>
        </w:tc>
        <w:tc>
          <w:tcPr>
            <w:tcW w:type="dxa" w:w="2160"/>
          </w:tcPr>
          <w:p>
            <w:r>
              <w:t>Which call/visit/mail row?</w:t>
            </w:r>
          </w:p>
        </w:tc>
        <w:tc>
          <w:tcPr>
            <w:tcW w:type="dxa" w:w="2160"/>
          </w:tcPr>
          <w:p>
            <w:r>
              <w:t>Participant + link + owner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Ad hoc per endpoint</w:t>
            </w:r>
          </w:p>
        </w:tc>
      </w:tr>
    </w:tbl>
    <w:p>
      <w:pPr>
        <w:pStyle w:val="Heading1"/>
      </w:pPr>
      <w:r>
        <w:t>3. Canonical Retrieval Source Types</w:t>
      </w:r>
    </w:p>
    <w:p>
      <w:pPr>
        <w:pStyle w:val="Heading2"/>
      </w:pPr>
      <w:r>
        <w:t>3.1 Tier A — Primary Ask AI Sources (SRS §3)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Origin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Indexed content</w:t>
            </w:r>
          </w:p>
        </w:tc>
      </w:tr>
      <w:tr>
        <w:tc>
          <w:tcPr>
            <w:tcW w:type="dxa" w:w="2880"/>
          </w:tcPr>
          <w:p>
            <w:r>
              <w:t>TRANSCRIPT_SEGMENT</w:t>
            </w:r>
          </w:p>
        </w:tc>
        <w:tc>
          <w:tcPr>
            <w:tcW w:type="dxa" w:w="2880"/>
          </w:tcPr>
          <w:p>
            <w:r>
              <w:t>call_transcript_segments (+ archive)</w:t>
            </w:r>
          </w:p>
        </w:tc>
        <w:tc>
          <w:tcPr>
            <w:tcW w:type="dxa" w:w="2880"/>
          </w:tcPr>
          <w:p>
            <w:r>
              <w:t>Diarized utterances</w:t>
            </w:r>
          </w:p>
        </w:tc>
      </w:tr>
      <w:tr>
        <w:tc>
          <w:tcPr>
            <w:tcW w:type="dxa" w:w="2880"/>
          </w:tcPr>
          <w:p>
            <w:r>
              <w:t>CALL_SUMMARY</w:t>
            </w:r>
          </w:p>
        </w:tc>
        <w:tc>
          <w:tcPr>
            <w:tcW w:type="dxa" w:w="2880"/>
          </w:tcPr>
          <w:p>
            <w:r>
              <w:t>call_summaries.summary_json</w:t>
            </w:r>
          </w:p>
        </w:tc>
        <w:tc>
          <w:tcPr>
            <w:tcW w:type="dxa" w:w="2880"/>
          </w:tcPr>
          <w:p>
            <w:r>
              <w:t>Headline, SOAP, typed arrays</w:t>
            </w:r>
          </w:p>
        </w:tc>
      </w:tr>
      <w:tr>
        <w:tc>
          <w:tcPr>
            <w:tcW w:type="dxa" w:w="2880"/>
          </w:tcPr>
          <w:p>
            <w:r>
              <w:t>VISIT_SUMMARY</w:t>
            </w:r>
          </w:p>
        </w:tc>
        <w:tc>
          <w:tcPr>
            <w:tcW w:type="dxa" w:w="2880"/>
          </w:tcPr>
          <w:p>
            <w:r>
              <w:t>visit_summaries.summary_json (planned)</w:t>
            </w:r>
          </w:p>
        </w:tc>
        <w:tc>
          <w:tcPr>
            <w:tcW w:type="dxa" w:w="2880"/>
          </w:tcPr>
          <w:p>
            <w:r>
              <w:t>Same contract as call</w:t>
            </w:r>
          </w:p>
        </w:tc>
      </w:tr>
      <w:tr>
        <w:tc>
          <w:tcPr>
            <w:tcW w:type="dxa" w:w="2880"/>
          </w:tcPr>
          <w:p>
            <w:r>
              <w:t>UPLOADED_DOCUMENT</w:t>
            </w:r>
          </w:p>
        </w:tc>
        <w:tc>
          <w:tcPr>
            <w:tcW w:type="dxa" w:w="2880"/>
          </w:tcPr>
          <w:p>
            <w:r>
              <w:t>user_files / S3 + OCR</w:t>
            </w:r>
          </w:p>
        </w:tc>
        <w:tc>
          <w:tcPr>
            <w:tcW w:type="dxa" w:w="2880"/>
          </w:tcPr>
          <w:p>
            <w:r>
              <w:t>Lab, insurance, care plans</w:t>
            </w:r>
          </w:p>
        </w:tc>
      </w:tr>
      <w:tr>
        <w:tc>
          <w:tcPr>
            <w:tcW w:type="dxa" w:w="2880"/>
          </w:tcPr>
          <w:p>
            <w:r>
              <w:t>CLINICAL_NOTE</w:t>
            </w:r>
          </w:p>
        </w:tc>
        <w:tc>
          <w:tcPr>
            <w:tcW w:type="dxa" w:w="2880"/>
          </w:tcPr>
          <w:p>
            <w:r>
              <w:t>clinical_notes</w:t>
            </w:r>
          </w:p>
        </w:tc>
        <w:tc>
          <w:tcPr>
            <w:tcW w:type="dxa" w:w="2880"/>
          </w:tcPr>
          <w:p>
            <w:r>
              <w:t>Caregiver/patient notes</w:t>
            </w:r>
          </w:p>
        </w:tc>
      </w:tr>
      <w:tr>
        <w:tc>
          <w:tcPr>
            <w:tcW w:type="dxa" w:w="2880"/>
          </w:tcPr>
          <w:p>
            <w:r>
              <w:t>USPS_MAIL</w:t>
            </w:r>
          </w:p>
        </w:tc>
        <w:tc>
          <w:tcPr>
            <w:tcW w:type="dxa" w:w="2880"/>
          </w:tcPr>
          <w:p>
            <w:r>
              <w:t>usps_digest_cache</w:t>
            </w:r>
          </w:p>
        </w:tc>
        <w:tc>
          <w:tcPr>
            <w:tcW w:type="dxa" w:w="2880"/>
          </w:tcPr>
          <w:p>
            <w:r>
              <w:t>Sender, visible text, importance tier</w:t>
            </w:r>
          </w:p>
        </w:tc>
      </w:tr>
    </w:tbl>
    <w:p>
      <w:pPr>
        <w:pStyle w:val="Heading2"/>
      </w:pPr>
      <w:r>
        <w:t>3.2 Tier B — Derived from Summaries</w:t>
      </w:r>
    </w:p>
    <w:p>
      <w:pPr>
        <w:pStyle w:val="ListBullet"/>
      </w:pPr>
      <w:r>
        <w:t>SUMMARY_ACTION_ITEM — from actionItems[]</w:t>
      </w:r>
    </w:p>
    <w:p>
      <w:pPr>
        <w:pStyle w:val="ListBullet"/>
      </w:pPr>
      <w:r>
        <w:t>SUMMARY_APPOINTMENT — from appointments[]</w:t>
      </w:r>
    </w:p>
    <w:p>
      <w:pPr>
        <w:pStyle w:val="ListBullet"/>
      </w:pPr>
      <w:r>
        <w:t>SUMMARY_CARE_INSTRUCTION — from careInstructions[] (status + effectiveDate for FR-AI-11)</w:t>
      </w:r>
    </w:p>
    <w:p>
      <w:pPr>
        <w:pStyle w:val="ListBullet"/>
      </w:pPr>
      <w:r>
        <w:t>SUMMARY_CONDITION — from conditions[]</w:t>
      </w:r>
    </w:p>
    <w:p>
      <w:pPr>
        <w:pStyle w:val="ListBullet"/>
      </w:pPr>
      <w:r>
        <w:t>SUMMARY_SOAP — from soap block</w:t>
      </w:r>
    </w:p>
    <w:p>
      <w:pPr>
        <w:pStyle w:val="ListBullet"/>
      </w:pPr>
      <w:r>
        <w:t>SUMMARY_CLINICAL_OBSERVATION — from clinicalObservations categories</w:t>
      </w:r>
    </w:p>
    <w:p>
      <w:r>
        <w:rPr>
          <w:highlight w:val="yellow"/>
        </w:rPr>
        <w:t>CHANGE: Use one SUMMARY family with record_type subtypes; same chunker for call and visit summary_json (unified contract).</w:t>
      </w:r>
    </w:p>
    <w:p>
      <w:pPr>
        <w:pStyle w:val="Heading2"/>
      </w:pPr>
      <w:r>
        <w:t>3.3 Tier C — Platform Data (optional index)</w:t>
      </w:r>
    </w:p>
    <w:p>
      <w:pPr>
        <w:pStyle w:val="ListBullet"/>
      </w:pPr>
      <w:r>
        <w:t>MEDICATION — structured med list; supports FR-AI-11 timeline queries</w:t>
      </w:r>
    </w:p>
    <w:p>
      <w:pPr>
        <w:pStyle w:val="ListBullet"/>
      </w:pPr>
      <w:r>
        <w:t>TASK — STML recall of pending items</w:t>
      </w:r>
    </w:p>
    <w:p>
      <w:pPr>
        <w:pStyle w:val="ListBullet"/>
      </w:pPr>
      <w:r>
        <w:t>EVV_RECORD — visit verification; distinct from visit summary</w:t>
      </w:r>
    </w:p>
    <w:p>
      <w:pPr>
        <w:pStyle w:val="ListBullet"/>
      </w:pPr>
      <w:r>
        <w:t>VITAL_SIGN — health metrics via MedicalContextService today</w:t>
      </w:r>
    </w:p>
    <w:p>
      <w:pPr>
        <w:pStyle w:val="Heading2"/>
      </w:pPr>
      <w:r>
        <w:t>3.4 Tier D — Exclude from Ask AI Index</w:t>
      </w:r>
    </w:p>
    <w:p>
      <w:pPr>
        <w:pStyle w:val="ListBullet"/>
      </w:pPr>
      <w:r>
        <w:t>Raw audio / recording playback blobs</w:t>
      </w:r>
    </w:p>
    <w:p>
      <w:pPr>
        <w:pStyle w:val="ListBullet"/>
      </w:pPr>
      <w:r>
        <w:t>AI_CHAT conversation history (not patient records per SRS)</w:t>
      </w:r>
    </w:p>
    <w:p>
      <w:pPr>
        <w:pStyle w:val="ListBullet"/>
      </w:pPr>
      <w:r>
        <w:t>Audit logs (admin-only)</w:t>
      </w:r>
    </w:p>
    <w:p>
      <w:pPr>
        <w:pStyle w:val="ListBullet"/>
      </w:pPr>
      <w:r>
        <w:t>Billing / subscription data</w:t>
      </w:r>
    </w:p>
    <w:p>
      <w:pPr>
        <w:pStyle w:val="Heading1"/>
      </w:pPr>
      <w:r>
        <w:t>4. RBAC Matrix by Role and Source Type</w:t>
      </w:r>
    </w:p>
    <w:p>
      <w:r>
        <w:t>Y = retrieve when patient-scoped; Y* = active link required; Y† = consent gate; N = deny; A = admin.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PATIENT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CAREGIVER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FAMILY_MEMBER</w:t>
            </w:r>
          </w:p>
        </w:tc>
      </w:tr>
      <w:tr>
        <w:tc>
          <w:tcPr>
            <w:tcW w:type="dxa" w:w="1728"/>
          </w:tcPr>
          <w:p>
            <w:r>
              <w:t>TRANSCRIPT_SEGMENT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 (participant)</w:t>
            </w:r>
          </w:p>
        </w:tc>
        <w:tc>
          <w:tcPr>
            <w:tcW w:type="dxa" w:w="1728"/>
          </w:tcPr>
          <w:p>
            <w:r>
              <w:t>Y* (participant/link†)</w:t>
            </w:r>
          </w:p>
        </w:tc>
        <w:tc>
          <w:tcPr>
            <w:tcW w:type="dxa" w:w="1728"/>
          </w:tcPr>
          <w:p>
            <w:r>
              <w:t>Y* (participant)</w:t>
            </w:r>
          </w:p>
        </w:tc>
      </w:tr>
      <w:tr>
        <w:tc>
          <w:tcPr>
            <w:tcW w:type="dxa" w:w="1728"/>
          </w:tcPr>
          <w:p>
            <w:r>
              <w:t>CALL_SUMMARY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Y*†</w:t>
            </w:r>
          </w:p>
        </w:tc>
        <w:tc>
          <w:tcPr>
            <w:tcW w:type="dxa" w:w="1728"/>
          </w:tcPr>
          <w:p>
            <w:r>
              <w:t>Y*† read-only</w:t>
            </w:r>
          </w:p>
        </w:tc>
      </w:tr>
      <w:tr>
        <w:tc>
          <w:tcPr>
            <w:tcW w:type="dxa" w:w="1728"/>
          </w:tcPr>
          <w:p>
            <w:r>
              <w:t>VISIT_SUMMARY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Y*†</w:t>
            </w:r>
          </w:p>
        </w:tc>
        <w:tc>
          <w:tcPr>
            <w:tcW w:type="dxa" w:w="1728"/>
          </w:tcPr>
          <w:p>
            <w:r>
              <w:t>Y*† read-only</w:t>
            </w:r>
          </w:p>
        </w:tc>
      </w:tr>
      <w:tr>
        <w:tc>
          <w:tcPr>
            <w:tcW w:type="dxa" w:w="1728"/>
          </w:tcPr>
          <w:p>
            <w:r>
              <w:t>UPLOADED_DOCUMENT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Y*</w:t>
            </w:r>
          </w:p>
        </w:tc>
        <w:tc>
          <w:tcPr>
            <w:tcW w:type="dxa" w:w="1728"/>
          </w:tcPr>
          <w:p>
            <w:r>
              <w:t>Y* read-only</w:t>
            </w:r>
          </w:p>
        </w:tc>
      </w:tr>
      <w:tr>
        <w:tc>
          <w:tcPr>
            <w:tcW w:type="dxa" w:w="1728"/>
          </w:tcPr>
          <w:p>
            <w:r>
              <w:t>CLINICAL_NOTE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Y*</w:t>
            </w:r>
          </w:p>
        </w:tc>
        <w:tc>
          <w:tcPr>
            <w:tcW w:type="dxa" w:w="1728"/>
          </w:tcPr>
          <w:p>
            <w:r>
              <w:t>Y* read-only</w:t>
            </w:r>
          </w:p>
        </w:tc>
      </w:tr>
      <w:tr>
        <w:tc>
          <w:tcPr>
            <w:tcW w:type="dxa" w:w="1728"/>
          </w:tcPr>
          <w:p>
            <w:r>
              <w:t>USPS_MAIL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N (today)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</w:tr>
      <w:tr>
        <w:tc>
          <w:tcPr>
            <w:tcW w:type="dxa" w:w="1728"/>
          </w:tcPr>
          <w:p>
            <w:r>
              <w:t>MEDICATION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Y*</w:t>
            </w:r>
          </w:p>
        </w:tc>
        <w:tc>
          <w:tcPr>
            <w:tcW w:type="dxa" w:w="1728"/>
          </w:tcPr>
          <w:p>
            <w:r>
              <w:t>Y* read-only</w:t>
            </w:r>
          </w:p>
        </w:tc>
      </w:tr>
    </w:tbl>
    <w:p>
      <w:pPr>
        <w:pStyle w:val="Heading1"/>
      </w:pPr>
      <w:r>
        <w:t>5. Critical Codebase Gaps (Highlighted Changes Required)</w:t>
      </w:r>
    </w:p>
    <w:p>
      <w:pPr>
        <w:pStyle w:val="Heading2"/>
      </w:pPr>
      <w:r>
        <w:t>5.1 PATIENT lacks USE_AI_FEATURES</w:t>
      </w:r>
    </w:p>
    <w:p>
      <w:r>
        <w:rPr>
          <w:highlight w:val="yellow"/>
        </w:rPr>
        <w:t>RolePermissionService grants USE_AI_FEATURES to Caregiver and Admin only. Patients are the primary Ask AI users in SRS FR-AI-1 but cannot use AI features per current permissions.</w:t>
      </w:r>
    </w:p>
    <w:p>
      <w:r>
        <w:rPr>
          <w:highlight w:val="yellow"/>
        </w:rPr>
        <w:t>Recommended change: Add Permission.USE_AI_FEATURES to getPatientPermissions().</w:t>
      </w:r>
    </w:p>
    <w:p>
      <w:r>
        <w:rPr>
          <w:highlight w:val="yellow"/>
        </w:rPr>
        <w:t>Consider scoped USE_AI_FEATURES for FAMILY_MEMBER (read-only retrieval) per STML/SRS.</w:t>
      </w:r>
    </w:p>
    <w:p>
      <w:pPr>
        <w:pStyle w:val="Heading2"/>
      </w:pPr>
      <w:r>
        <w:t>5.2 Call access uses participation, not patient links</w:t>
      </w:r>
    </w:p>
    <w:p>
      <w:r>
        <w:rPr>
          <w:highlight w:val="yellow"/>
        </w:rPr>
        <w:t>CallController grants transcript/summary access via call telemetry participation (isCallParticipant), not CaregiverPatientLink. Assigned caregivers not on a call are denied unless admin — misaligned with Ask AI over a patient corpus.</w:t>
      </w:r>
    </w:p>
    <w:p>
      <w:r>
        <w:rPr>
          <w:highlight w:val="yellow"/>
        </w:rPr>
        <w:t>Recommended change: Index all chunks with patient_id at ingest; filter retrieval by allowedPatientIds from links, not callId participation alone.</w:t>
      </w:r>
    </w:p>
    <w:p>
      <w:pPr>
        <w:pStyle w:val="Heading2"/>
      </w:pPr>
      <w:r>
        <w:t>5.3 caregiverVisibility not enforced</w:t>
      </w:r>
    </w:p>
    <w:p>
      <w:r>
        <w:rPr>
          <w:highlight w:val="yellow"/>
        </w:rPr>
        <w:t>Sample summaries include caregiverVisibility: on_consent. CallSummaryService does not filter by consent when storing or serving. TDD ConsentGrant entity is not in codebase.</w:t>
      </w:r>
    </w:p>
    <w:p>
      <w:r>
        <w:rPr>
          <w:highlight w:val="yellow"/>
        </w:rPr>
        <w:t>Recommended change: Store caregiver_visibility on summary rows and index chunks; exclude from caregiver retrieval when consent absent.</w:t>
      </w:r>
    </w:p>
    <w:p>
      <w:pPr>
        <w:pStyle w:val="Heading2"/>
      </w:pPr>
      <w:r>
        <w:t>5.4 USPS mail: patients blocked</w:t>
      </w:r>
    </w:p>
    <w:p>
      <w:r>
        <w:rPr>
          <w:highlight w:val="yellow"/>
        </w:rPr>
        <w:t>USPSController requires admin or caregiver. SRS FR-USPS-4 implies patients search their own mail via Ask AI. Patients cannot access mail digest API today.</w:t>
      </w:r>
    </w:p>
    <w:p>
      <w:r>
        <w:rPr>
          <w:highlight w:val="yellow"/>
        </w:rPr>
        <w:t>Recommended change: Scope USPS by mailbox owner patient_id; allow patient retrieval of own mail.</w:t>
      </w:r>
    </w:p>
    <w:p>
      <w:pPr>
        <w:pStyle w:val="Heading2"/>
      </w:pPr>
      <w:r>
        <w:t>5.5 AuthorizationService patient access incomplete</w:t>
      </w:r>
    </w:p>
    <w:p>
      <w:r>
        <w:rPr>
          <w:highlight w:val="yellow"/>
        </w:rPr>
        <w:t>AuthorizationService.requirePatientAccess() has TODO for link verification. Controllers duplicate logic via CaregiverPatientLinkService — inconsistent for centralized retrieval.</w:t>
      </w:r>
    </w:p>
    <w:p>
      <w:r>
        <w:rPr>
          <w:highlight w:val="yellow"/>
        </w:rPr>
        <w:t>Recommended change: Implement RetrievalScopeService as single scope resolver for Ask AI.</w:t>
      </w:r>
    </w:p>
    <w:p>
      <w:del w:id="10" w:author="CareConnect Doc Refresh" w:date="2026-06-29T00:33:48Z">
        <w:r>
          <w:delText xml:space="preserve">5.6 No retrieval index or source-type model</w:delText>
        </w:r>
      </w:del>
    </w:p>
    <w:ins w:id="11" w:author="CareConnect Doc Refresh" w:date="2026-06-29T00:33:48Z">
      <w:p>
        <w:pPr>
          <w:pStyle w:val="Heading2"/>
        </w:pPr>
        <w:r>
          <w:t>5.7 AI feature gating (careconnect.ai.enabled)</w:t>
        </w:r>
      </w:p>
    </w:ins>
    <w:ins w:id="12" w:author="CareConnect Doc Refresh" w:date="2026-06-29T00:33:48Z">
      <w:p>
        <w:r>
          <w:rPr>
            <w:highlight w:val="yellow"/>
          </w:rPr>
          <w:t>AIChatController and Bedrock beans load only when careconnect.ai.enabled=true. application-dev.properties sets this to false by default — the entire /v1/api/ai-chat API is absent in default local dev even for roles with USE_AI_FEATURES.</w:t>
        </w:r>
      </w:p>
    </w:ins>
    <w:ins w:id="13" w:author="CareConnect Doc Refresh" w:date="2026-06-29T00:33:48Z">
      <w:p>
        <w:r>
          <w:rPr>
            <w:highlight w:val="yellow"/>
          </w:rPr>
          <w:t>AiSymptomController and AiAllergyController are additionally gated by careconnect.deepseek.enabled (false in dev) — voice form extraction endpoints unavailable locally.</w:t>
        </w:r>
      </w:p>
    </w:ins>
    <w:ins w:id="14" w:author="CareConnect Doc Refresh" w:date="2026-06-29T00:33:48Z">
      <w:p>
        <w:pPr>
          <w:pStyle w:val="Heading2"/>
        </w:pPr>
        <w:r>
          <w:t>5.8 No retrieval index or source-type model</w:t>
        </w:r>
      </w:p>
    </w:ins>
    <w:p>
      <w:r>
        <w:rPr>
          <w:highlight w:val="yellow"/>
        </w:rPr>
        <w:t>PatientContextRetrievalService is an in-memory substring stub. No retrieval_index_chunk table, no record_type enum, no hybrid FTS/pgvector query with scope filters.</w:t>
      </w:r>
    </w:p>
    <w:p>
      <w:pPr>
        <w:pStyle w:val="Heading1"/>
      </w:pPr>
      <w:r>
        <w:t>6. Recommended RetrievalScopeService</w:t>
      </w:r>
    </w:p>
    <w:p>
      <w:r>
        <w:t>Single service invoked before hybrid search:</w:t>
      </w:r>
    </w:p>
    <w:p>
      <w:pPr>
        <w:pStyle w:val="ListBullet"/>
      </w:pPr>
      <w:r>
        <w:rPr>
          <w:highlight w:val="yellow"/>
        </w:rPr>
        <w:t>resolveRetrievalScope(user, patientId?) → allowedPatientIds, allowedSourceTypes</w:t>
      </w:r>
    </w:p>
    <w:p>
      <w:pPr>
        <w:pStyle w:val="ListBullet"/>
      </w:pPr>
      <w:r>
        <w:t>Apply REQ-SC-7 user source exclusions</w:t>
      </w:r>
    </w:p>
    <w:p>
      <w:pPr>
        <w:pStyle w:val="ListBullet"/>
      </w:pPr>
      <w:r>
        <w:t>Apply caregiverVisibility for summary/mail chunks</w:t>
      </w:r>
    </w:p>
    <w:p>
      <w:pPr>
        <w:pStyle w:val="ListBullet"/>
      </w:pPr>
      <w:r>
        <w:rPr>
          <w:highlight w:val="yellow"/>
        </w:rPr>
        <w:t>Filter retrieval_index_chunk: WHERE patient_id IN (...) AND record_type IN (...)</w:t>
      </w:r>
    </w:p>
    <w:p>
      <w:pPr>
        <w:pStyle w:val="Heading2"/>
      </w:pPr>
      <w:r>
        <w:t>6.1 Patient ID resolution by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allowedPatientIds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All (or query-selected patient)</w:t>
            </w:r>
          </w:p>
        </w:tc>
      </w:tr>
      <w:tr>
        <w:tc>
          <w:tcPr>
            <w:tcW w:type="dxa" w:w="4320"/>
          </w:tcPr>
          <w:p>
            <w:r>
              <w:t>PATIENT</w:t>
            </w:r>
          </w:p>
        </w:tc>
        <w:tc>
          <w:tcPr>
            <w:tcW w:type="dxa" w:w="4320"/>
          </w:tcPr>
          <w:p>
            <w:r>
              <w:t>{ user.id } only</w:t>
            </w:r>
          </w:p>
        </w:tc>
      </w:tr>
      <w:tr>
        <w:tc>
          <w:tcPr>
            <w:tcW w:type="dxa" w:w="4320"/>
          </w:tcPr>
          <w:p>
            <w:r>
              <w:t>CAREGIVER</w:t>
            </w:r>
          </w:p>
        </w:tc>
        <w:tc>
          <w:tcPr>
            <w:tcW w:type="dxa" w:w="4320"/>
          </w:tcPr>
          <w:p>
            <w:r>
              <w:t>Active caregiver_patient_link targets</w:t>
            </w:r>
          </w:p>
        </w:tc>
      </w:tr>
      <w:tr>
        <w:tc>
          <w:tcPr>
            <w:tcW w:type="dxa" w:w="4320"/>
          </w:tcPr>
          <w:p>
            <w:r>
              <w:t>FAMILY_MEMBER</w:t>
            </w:r>
          </w:p>
        </w:tc>
        <w:tc>
          <w:tcPr>
            <w:tcW w:type="dxa" w:w="4320"/>
          </w:tcPr>
          <w:p>
            <w:r>
              <w:t>Active family_member_link targets</w:t>
            </w:r>
          </w:p>
        </w:tc>
      </w:tr>
    </w:tbl>
    <w:p>
      <w:pPr>
        <w:pStyle w:val="Heading1"/>
      </w:pPr>
      <w:r>
        <w:t>7. Index Row Shape (RBAC-Aware)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patient_id</w:t>
            </w:r>
          </w:p>
        </w:tc>
        <w:tc>
          <w:tcPr>
            <w:tcW w:type="dxa" w:w="4320"/>
          </w:tcPr>
          <w:p>
            <w:r>
              <w:t>Row-level scope filter (TDD §7.1)</w:t>
            </w:r>
          </w:p>
        </w:tc>
      </w:tr>
      <w:tr>
        <w:tc>
          <w:tcPr>
            <w:tcW w:type="dxa" w:w="4320"/>
          </w:tcPr>
          <w:p>
            <w:r>
              <w:t>record_type</w:t>
            </w:r>
          </w:p>
        </w:tc>
        <w:tc>
          <w:tcPr>
            <w:tcW w:type="dxa" w:w="4320"/>
          </w:tcPr>
          <w:p>
            <w:r>
              <w:t>Source type enum</w:t>
            </w:r>
          </w:p>
        </w:tc>
      </w:tr>
      <w:tr>
        <w:tc>
          <w:tcPr>
            <w:tcW w:type="dxa" w:w="4320"/>
          </w:tcPr>
          <w:p>
            <w:r>
              <w:t>source_record_id</w:t>
            </w:r>
          </w:p>
        </w:tc>
        <w:tc>
          <w:tcPr>
            <w:tcW w:type="dxa" w:w="4320"/>
          </w:tcPr>
          <w:p>
            <w:r>
              <w:t>episodeId, file id, note id</w:t>
            </w:r>
          </w:p>
        </w:tc>
      </w:tr>
      <w:tr>
        <w:tc>
          <w:tcPr>
            <w:tcW w:type="dxa" w:w="4320"/>
          </w:tcPr>
          <w:p>
            <w:r>
              <w:t>episode_type</w:t>
            </w:r>
          </w:p>
        </w:tc>
        <w:tc>
          <w:tcPr>
            <w:tcW w:type="dxa" w:w="4320"/>
          </w:tcPr>
          <w:p>
            <w:r>
              <w:t>call | visit (optional filter)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caregiver_visibility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on_consent | patient_only | shared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consent_scope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Roles allowed to retrieve chunk</w:t>
            </w:r>
          </w:p>
        </w:tc>
      </w:tr>
      <w:tr>
        <w:tc>
          <w:tcPr>
            <w:tcW w:type="dxa" w:w="4320"/>
          </w:tcPr>
          <w:p>
            <w:r>
              <w:t>search_vector</w:t>
            </w:r>
          </w:p>
        </w:tc>
        <w:tc>
          <w:tcPr>
            <w:tcW w:type="dxa" w:w="4320"/>
          </w:tcPr>
          <w:p>
            <w:r>
              <w:t>PostgreSQL FTS</w:t>
            </w:r>
          </w:p>
        </w:tc>
      </w:tr>
      <w:tr>
        <w:tc>
          <w:tcPr>
            <w:tcW w:type="dxa" w:w="4320"/>
          </w:tcPr>
          <w:p>
            <w:r>
              <w:t>embedding</w:t>
            </w:r>
          </w:p>
        </w:tc>
        <w:tc>
          <w:tcPr>
            <w:tcW w:type="dxa" w:w="4320"/>
          </w:tcPr>
          <w:p>
            <w:r>
              <w:t>pgvector semantic search</w:t>
            </w:r>
          </w:p>
        </w:tc>
      </w:tr>
    </w:tbl>
    <w:p>
      <w:r>
        <w:rPr>
          <w:highlight w:val="yellow"/>
        </w:rPr>
        <w:t>CHANGE: Do not index chunks the patient excluded (REQ-SC-7). Do not index summary chunks for caregiver retrieval when caregiverVisibility denies access.</w:t>
      </w:r>
    </w:p>
    <w:p>
      <w:pPr>
        <w:pStyle w:val="Heading1"/>
      </w:pPr>
      <w:r>
        <w:t>8. Source-Specific Scope Notes</w:t>
      </w:r>
    </w:p>
    <w:p>
      <w:pPr>
        <w:pStyle w:val="Heading2"/>
      </w:pPr>
      <w:r>
        <w:t>8.1 Transcripts</w:t>
      </w:r>
    </w:p>
    <w:p>
      <w:pPr>
        <w:pStyle w:val="ListBullet"/>
      </w:pPr>
      <w:r>
        <w:t>Today: participant via actor_user_id or archive participant list or telemetry</w:t>
      </w:r>
    </w:p>
    <w:p>
      <w:pPr>
        <w:pStyle w:val="ListBullet"/>
      </w:pPr>
      <w:r>
        <w:rPr>
          <w:highlight w:val="yellow"/>
        </w:rPr>
        <w:t>Gap: no patient_id on segments — join via contextPatientUserIds in telemetry</w:t>
      </w:r>
    </w:p>
    <w:p>
      <w:pPr>
        <w:pStyle w:val="ListBullet"/>
      </w:pPr>
      <w:r>
        <w:rPr>
          <w:highlight w:val="yellow"/>
        </w:rPr>
        <w:t>Change: resolve patient_id at ingest; index with patient scope key</w:t>
      </w:r>
    </w:p>
    <w:p>
      <w:pPr>
        <w:pStyle w:val="Heading2"/>
      </w:pPr>
      <w:r>
        <w:t>8.2 Call / Visit summaries (unified contract)</w:t>
      </w:r>
    </w:p>
    <w:p>
      <w:pPr>
        <w:pStyle w:val="ListBullet"/>
      </w:pPr>
      <w:r>
        <w:t>Same summary_json inner structure for both episode types</w:t>
      </w:r>
    </w:p>
    <w:p>
      <w:pPr>
        <w:pStyle w:val="ListBullet"/>
      </w:pPr>
      <w:r>
        <w:t>Separate tables: call_summaries and visit_summaries (same columns)</w:t>
      </w:r>
    </w:p>
    <w:p>
      <w:pPr>
        <w:pStyle w:val="ListBullet"/>
      </w:pPr>
      <w:r>
        <w:rPr>
          <w:highlight w:val="yellow"/>
        </w:rPr>
        <w:t>Single retrieval path over both; optional episodeType filter</w:t>
      </w:r>
    </w:p>
    <w:p>
      <w:pPr>
        <w:pStyle w:val="ListBullet"/>
      </w:pPr>
      <w:r>
        <w:rPr>
          <w:highlight w:val="yellow"/>
        </w:rPr>
        <w:t>Honor caregiverVisibility before returning chunks to caregivers</w:t>
      </w:r>
    </w:p>
    <w:p>
      <w:pPr>
        <w:pStyle w:val="Heading2"/>
      </w:pPr>
      <w:r>
        <w:t>8.3 Uploaded documents</w:t>
      </w:r>
    </w:p>
    <w:p>
      <w:pPr>
        <w:pStyle w:val="ListBullet"/>
      </w:pPr>
      <w:r>
        <w:t>UserFile.FileCategory: MEDICAL_RECORD, CLINICAL_NOTE, PRESCRIPTION, LAB_RESULT, INSURANCE_DOCUMENT, CARE_PLAN, etc.</w:t>
      </w:r>
    </w:p>
    <w:p>
      <w:pPr>
        <w:pStyle w:val="ListBullet"/>
      </w:pPr>
      <w:r>
        <w:t>Scope: patient link rules + file owner</w:t>
      </w:r>
    </w:p>
    <w:p>
      <w:pPr>
        <w:pStyle w:val="ListBullet"/>
      </w:pPr>
      <w:r>
        <w:t>Exclude PROFILE_IMAGE from Ask AI index unless product requires</w:t>
      </w:r>
    </w:p>
    <w:p>
      <w:pPr>
        <w:pStyle w:val="Heading2"/>
      </w:pPr>
      <w:r>
        <w:t>8.4 Medication timeline (FR-AI-11)</w:t>
      </w:r>
    </w:p>
    <w:p>
      <w:r>
        <w:rPr>
          <w:highlight w:val="yellow"/>
        </w:rPr>
        <w:t>Index careInstructions and conditions with status (started, discontinued, active) and effectiveDate to support initiation/termination timeline queries.</w:t>
      </w:r>
    </w:p>
    <w:p>
      <w:pPr>
        <w:pStyle w:val="Heading1"/>
      </w:pPr>
      <w:r>
        <w:t>9. Implementation Priority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record_type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Caregiver 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TRANSCRIPT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optional consent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CALL_SUMMARY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caregiverVisibility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VISIT_SUMMARY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caregiverVisibility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160"/>
          </w:tcPr>
          <w:p>
            <w:r>
              <w:t>patient_id + category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CLINICAL_NOTE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USPS_MAIL</w:t>
            </w:r>
          </w:p>
        </w:tc>
        <w:tc>
          <w:tcPr>
            <w:tcW w:type="dxa" w:w="2160"/>
          </w:tcPr>
          <w:p>
            <w:r>
              <w:t>mailbox owner → patient</w:t>
            </w:r>
          </w:p>
        </w:tc>
        <w:tc>
          <w:tcPr>
            <w:tcW w:type="dxa" w:w="2160"/>
          </w:tcPr>
          <w:p>
            <w:r>
              <w:t>fix patient access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t>MEDICATION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</w:tbl>
    <w:p>
      <w:pPr>
        <w:pStyle w:val="Heading1"/>
      </w:pPr>
      <w:r>
        <w:t>10. Current vs Target Summary</w:t>
      </w:r>
    </w:p>
    <w:p>
      <w:del w:id="15" w:author="CareConnect Doc Refresh" w:date="2026-06-29T00:33:48Z">
        <w:r>
          <w:delText xml:space="preserve">Area || Current codebase || Target (Milestone 3)
Source type enum || None || RetrievalSourceType catalog
RBAC at retrieval || Per-controller, inconsistent || RetrievalScopeService
Patient scope || Links exist; calls use participants || patient_id on all index rows
Patient Ask AI permission || Missing USE_AI_FEATURES || Add for PATIENT
Consent / visibility || Sample JSON only || Enforce on index + query
Index table || Not present || retrieval_index_chunk + FTS + pgvector
Hybrid search || In-memory stub || PostgreSQL hybrid with scope WHERE</w:delText>
        </w:r>
      </w:del>
    </w:p>
    <w:ins w:id="16" w:author="CareConnect Doc Refresh" w:date="2026-06-29T00:33:48Z">
      <w:tbl>
        <w:tblPr>
          <w:tblStyle w:val="TableGrid"/>
          <w:tblW w:type="auto" w:w="0"/>
          <w:tblLook w:firstColumn="1" w:firstRow="1" w:lastColumn="0" w:lastRow="0" w:noHBand="0" w:noVBand="1" w:val="04A0"/>
        </w:tblPr>
        <w:tblGrid>
          <w:gridCol w:w="2880"/>
          <w:gridCol w:w="2880"/>
          <w:gridCol w:w="2880"/>
        </w:tblGrid>
        <w:tr>
          <w:tc>
            <w:tcPr>
              <w:tcW w:type="dxa" w:w="2880"/>
            </w:tcPr>
            <w:p>
              <w:r>
                <w:rPr>
                  <w:b/>
                </w:rPr>
                <w:t>Area</w:t>
              </w:r>
            </w:p>
          </w:tc>
          <w:tc>
            <w:tcPr>
              <w:tcW w:type="dxa" w:w="2880"/>
            </w:tcPr>
            <w:p>
              <w:r>
                <w:rPr>
                  <w:b/>
                </w:rPr>
                <w:t>Current codebase</w:t>
              </w:r>
            </w:p>
          </w:tc>
          <w:tc>
            <w:tcPr>
              <w:tcW w:type="dxa" w:w="2880"/>
            </w:tcPr>
            <w:p>
              <w:r>
                <w:rPr>
                  <w:b/>
                </w:rPr>
                <w:t>Target (Milestone 3)</w:t>
              </w:r>
            </w:p>
          </w:tc>
        </w:tr>
        <w:tr>
          <w:tc>
            <w:tcPr>
              <w:tcW w:type="dxa" w:w="2880"/>
            </w:tcPr>
            <w:p>
              <w:r>
                <w:t>Source type enum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None</w:t>
              </w:r>
            </w:p>
          </w:tc>
          <w:tc>
            <w:tcPr>
              <w:tcW w:type="dxa" w:w="2880"/>
            </w:tcPr>
            <w:p>
              <w:r>
                <w:t>RetrievalSourceType catalog</w:t>
              </w:r>
            </w:p>
          </w:tc>
        </w:tr>
        <w:tr>
          <w:tc>
            <w:tcPr>
              <w:tcW w:type="dxa" w:w="2880"/>
            </w:tcPr>
            <w:p>
              <w:r>
                <w:t>RBAC at retrieval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Per-controller, inconsistent</w:t>
              </w:r>
            </w:p>
          </w:tc>
          <w:tc>
            <w:tcPr>
              <w:tcW w:type="dxa" w:w="2880"/>
            </w:tcPr>
            <w:p>
              <w:r>
                <w:t>RetrievalScopeService</w:t>
              </w:r>
            </w:p>
          </w:tc>
        </w:tr>
        <w:tr>
          <w:tc>
            <w:tcPr>
              <w:tcW w:type="dxa" w:w="2880"/>
            </w:tcPr>
            <w:p>
              <w:r>
                <w:t>Patient scope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Links exist; calls use participants</w:t>
              </w:r>
            </w:p>
          </w:tc>
          <w:tc>
            <w:tcPr>
              <w:tcW w:type="dxa" w:w="2880"/>
            </w:tcPr>
            <w:p>
              <w:r>
                <w:t>patient_id on all index rows</w:t>
              </w:r>
            </w:p>
          </w:tc>
        </w:tr>
        <w:tr>
          <w:tc>
            <w:tcPr>
              <w:tcW w:type="dxa" w:w="2880"/>
            </w:tcPr>
            <w:p>
              <w:r>
                <w:t>Patient Ask AI permission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Missing USE_AI_FEATURES</w:t>
              </w:r>
            </w:p>
          </w:tc>
          <w:tc>
            <w:tcPr>
              <w:tcW w:type="dxa" w:w="2880"/>
            </w:tcPr>
            <w:p>
              <w:r>
                <w:t>Add for PATIENT</w:t>
              </w:r>
            </w:p>
          </w:tc>
        </w:tr>
        <w:tr>
          <w:tc>
            <w:tcPr>
              <w:tcW w:type="dxa" w:w="2880"/>
            </w:tcPr>
            <w:p>
              <w:r>
                <w:t>Consent / visibility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Sample JSON only</w:t>
              </w:r>
            </w:p>
          </w:tc>
          <w:tc>
            <w:tcPr>
              <w:tcW w:type="dxa" w:w="2880"/>
            </w:tcPr>
            <w:p>
              <w:r>
                <w:t>Enforce on index + query</w:t>
              </w:r>
            </w:p>
          </w:tc>
        </w:tr>
        <w:tr>
          <w:tc>
            <w:tcPr>
              <w:tcW w:type="dxa" w:w="2880"/>
            </w:tcPr>
            <w:p>
              <w:r>
                <w:t>Index table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Not present</w:t>
              </w:r>
            </w:p>
          </w:tc>
          <w:tc>
            <w:tcPr>
              <w:tcW w:type="dxa" w:w="2880"/>
            </w:tcPr>
            <w:p>
              <w:r>
                <w:t>retrieval_index_chunk + FTS + pgvector</w:t>
              </w:r>
            </w:p>
          </w:tc>
        </w:tr>
        <w:tr>
          <w:tc>
            <w:tcPr>
              <w:tcW w:type="dxa" w:w="2880"/>
            </w:tcPr>
            <w:p>
              <w:r>
                <w:t>Hybrid search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In-memory stub</w:t>
              </w:r>
            </w:p>
          </w:tc>
          <w:tc>
            <w:tcPr>
              <w:tcW w:type="dxa" w:w="2880"/>
            </w:tcPr>
            <w:p>
              <w:r>
                <w:t>PostgreSQL hybrid with scope WHERE</w:t>
              </w:r>
            </w:p>
          </w:tc>
        </w:tr>
        <w:tr>
          <w:tc>
            <w:tcPr>
              <w:tcW w:type="dxa" w:w="2880"/>
            </w:tcPr>
            <w:p>
              <w:r>
                <w:t>AI chat API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Absent unless careconnect.ai.enabled=true</w:t>
              </w:r>
            </w:p>
          </w:tc>
          <w:tc>
            <w:tcPr>
              <w:tcW w:type="dxa" w:w="2880"/>
            </w:tcPr>
            <w:p>
              <w:r>
                <w:t>Always available to permitted roles when AI on</w:t>
              </w:r>
            </w:p>
          </w:tc>
        </w:tr>
      </w:tbl>
    </w:ins>
    <w:p>
      <w:pPr>
        <w:pStyle w:val="Heading1"/>
      </w:pPr>
      <w:r>
        <w:t>11. Conclusion</w:t>
      </w:r>
    </w:p>
    <w:p>
      <w:r>
        <w:t>RBAC-scoped retrieval should use ~8 primary source types with summary subtypes, organized patient-first with role permission, relationship links, and consent gates. The unified call/visit summary contract simplifies indexing — one chunker, one retrieval path, episodeType as optional metadata.</w:t>
      </w:r>
    </w:p>
    <w:p>
      <w:r>
        <w:rPr>
          <w:highlight w:val="yellow"/>
        </w:rPr>
        <w:t>Highest-priority changes: (1) RetrievalScopeService + index schema, (2) USE_AI_FEATURES for patients, (3) patient_id on all chunks, (4) enforce caregiverVisibility, (5) fix USPS patient scope, (6) replace PatientContextRetrievalService stub with hybrid scoped search.</w:t>
      </w:r>
    </w:p>
    <w:p>
      <w:pPr>
        <w:pStyle w:val="Heading1"/>
      </w:pPr>
      <w:r>
        <w:t>12. Related Documents &amp; Code References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docs/Ask_AI_Upstream_Pipeline_Call_Visit_Summaries.docx</w:t>
      </w:r>
    </w:p>
    <w:p>
      <w:pPr>
        <w:pStyle w:val="ListBullet"/>
      </w:pPr>
      <w:r>
        <w:t>docs/Call_Transcript_Retrieval_Review.docx</w:t>
      </w:r>
    </w:p>
    <w:p>
      <w:pPr>
        <w:pStyle w:val="ListBullet"/>
      </w:pPr>
      <w:r>
        <w:t>backend/core/src/main/java/com/careconnect/security/RolePermissionService.java</w:t>
      </w:r>
    </w:p>
    <w:p>
      <w:pPr>
        <w:pStyle w:val="ListBullet"/>
      </w:pPr>
      <w:r>
        <w:t>backend/core/src/main/java/com/careconnect/security/AuthorizationService.java</w:t>
      </w:r>
    </w:p>
    <w:p>
      <w:pPr>
        <w:pStyle w:val="ListBullet"/>
      </w:pPr>
      <w:r>
        <w:t>backend/core/src/main/java/com/careconnect/service/CaregiverPatientLinkService.java</w:t>
      </w:r>
    </w:p>
    <w:p>
      <w:pPr>
        <w:pStyle w:val="ListBullet"/>
      </w:pPr>
      <w:r>
        <w:t>backend/core/src/main/java/com/careconnect/service/CallTranscriptService.java</w:t>
      </w:r>
    </w:p>
    <w:p>
      <w:pPr>
        <w:pStyle w:val="ListBullet"/>
      </w:pPr>
      <w:r>
        <w:t>backend/core/src/main/java/com/careconnect/service/PatientContextRetrievalService.java</w:t>
      </w:r>
    </w:p>
    <w:p>
      <w:pPr>
        <w:pStyle w:val="ListBullet"/>
      </w:pPr>
      <w:r>
        <w:t>backend/core/src/main/java/com/careconnect/controller/CallController.java</w:t>
      </w:r>
    </w:p>
    <w:p>
      <w:pPr>
        <w:pStyle w:val="ListBullet"/>
      </w:pPr>
      <w:r>
        <w:t>backend/core/src/main/java/com/careconnect/controller/USPSController.java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
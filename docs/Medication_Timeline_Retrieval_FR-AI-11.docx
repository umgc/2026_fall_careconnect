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5" w:author="CareConnect Doc Refresh" w:date="2026-09-01T19:12:01Z">
        <w:r>
          <w:rPr>
            <w:i/>
          </w:rPr>
          <w:t xml:space="preserve">[Track Changes] Revisions by CareConnect Doc Refresh on 2026-09-01. Open Review tab → All Markup to see insertions/deletions.</w:t>
        </w:r>
      </w:ins>
    </w:p>
    <w:p>
      <w:pPr>
        <w:pStyle w:val="Title"/>
        <w:jc w:val="center"/>
      </w:pPr>
      <w:r>
        <w:t>Medication Initiation / Termination Timeline Retrieval Requirements</w:t>
      </w:r>
    </w:p>
    <w:p>
      <w:r>
        <w:t>CareConnect Team E — FR-AI-11 Research &amp; Gap Analysis</w:t>
      </w:r>
    </w:p>
    <w:p>
      <w:r>
        <w:t>Synthesizes SRS v2.0, Milestone 2 TDD, Test Plan, unified summary contract samples, hybrid retrieval scope, RBAC research, and codebase review.</w:t>
      </w:r>
    </w:p>
    <w:p>
      <w:r>
        <w:rPr>
          <w:highlight w:val="yellow"/>
        </w:rPr>
        <w:t>Yellow highlights mark critical gaps, schema misalignments, and recommended changes.</w:t>
      </w:r>
    </w:p>
    <w:ins w:id="1" w:author="CareConnect Doc Refresh" w:date="2026-09-01T19:12:01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9-01T19:12:01Z">
      <w:p>
        <w:pPr>
          <w:pStyle w:val="ListBullet"/>
        </w:pPr>
        <w:r>
          <w:rPr>
            <w:highlight w:val="yellow"/>
          </w:rP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9-01T19:12:01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9-01T19:12:01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9-01T19:12:01Z">
      <w:p>
        <w:pPr>
          <w:pStyle w:val="ListBullet"/>
        </w:pPr>
        <w:r>
          <w:rPr>
            <w:highlight w:val="yellow"/>
          </w:rP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9-01T19:12:01Z">
      <w:p>
        <w:pPr>
          <w:pStyle w:val="ListBullet"/>
        </w:pPr>
        <w:r>
          <w:rPr>
            <w:highlight w:val="yellow"/>
          </w:rP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9-01T19:12:01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9-01T19:12:01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9-01T19:12:01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FR-AI-11 requires Ask AI to answer medication, treatment, and care-suggestion questions with a comprehensive cited timeline of initiation, change, pause, and termination events — not a single most-recent mention. Team E specifies this as a hybrid-retrieval capability combining structured SQL date filters, full-text medication-name matching, and semantic search.</w:t>
      </w:r>
    </w:p>
    <w:p>
      <w:r>
        <w:rPr>
          <w:highlight w:val="yellow"/>
        </w:rPr>
        <w:t>GAP: No medication timeline retrieval exists in code. Summary generation produces a reduced JSON shape without careInstructions.status/effectiveDate. patient_medication has start/end dates but Ask AI context shows only active med names. retrieval_index_chunk and derived MEDICATION_TIMELINE_EVENT index are not implemented.</w:t>
      </w:r>
    </w:p>
    <w:p>
      <w:pPr>
        <w:pStyle w:val="Heading1"/>
      </w:pPr>
      <w:r>
        <w:t>2. Requirement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FR-AI-11 (High priority)</w:t>
            </w:r>
          </w:p>
        </w:tc>
        <w:tc>
          <w:tcPr>
            <w:tcW w:type="dxa" w:w="2880"/>
          </w:tcPr>
          <w:p>
            <w:r>
              <w:t>Primary functional requirement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UC-AI-3 View Medication / Treatment Timeline</w:t>
            </w:r>
          </w:p>
        </w:tc>
        <w:tc>
          <w:tcPr>
            <w:tcW w:type="dxa" w:w="2880"/>
          </w:tcPr>
          <w:p>
            <w:r>
              <w:t>Use case + Fig 3.8–3.9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Key capability bullet</w:t>
            </w:r>
          </w:p>
        </w:tc>
        <w:tc>
          <w:tcPr>
            <w:tcW w:type="dxa" w:w="2880"/>
          </w:tcPr>
          <w:p>
            <w:r>
              <w:t>Initiation + termination events, not single mention</w:t>
            </w:r>
          </w:p>
        </w:tc>
      </w:tr>
      <w:tr>
        <w:tc>
          <w:tcPr>
            <w:tcW w:type="dxa" w:w="2880"/>
          </w:tcPr>
          <w:p>
            <w:r>
              <w:t>SRS v2.0 §3.5</w:t>
            </w:r>
          </w:p>
        </w:tc>
        <w:tc>
          <w:tcPr>
            <w:tcW w:type="dxa" w:w="2880"/>
          </w:tcPr>
          <w:p>
            <w:r>
              <w:t>Acceptance highlights</w:t>
            </w:r>
          </w:p>
        </w:tc>
        <w:tc>
          <w:tcPr>
            <w:tcW w:type="dxa" w:w="2880"/>
          </w:tcPr>
          <w:p>
            <w:r>
              <w:t>Cite transcript/summary; disclaimer; no-records path</w:t>
            </w:r>
          </w:p>
        </w:tc>
      </w:tr>
      <w:tr>
        <w:tc>
          <w:tcPr>
            <w:tcW w:type="dxa" w:w="2880"/>
          </w:tcPr>
          <w:p>
            <w:r>
              <w:t>SRS v2.0 Fig 3.3</w:t>
            </w:r>
          </w:p>
        </w:tc>
        <w:tc>
          <w:tcPr>
            <w:tcW w:type="dxa" w:w="2880"/>
          </w:tcPr>
          <w:p>
            <w:r>
              <w:t>Ask AI sequence diagram</w:t>
            </w:r>
          </w:p>
        </w:tc>
        <w:tc>
          <w:tcPr>
            <w:tcW w:type="dxa" w:w="2880"/>
          </w:tcPr>
          <w:p>
            <w:r>
              <w:t>Answer includes medication initiation/termination history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Three-layer search model</w:t>
            </w:r>
          </w:p>
        </w:tc>
        <w:tc>
          <w:tcPr>
            <w:tcW w:type="dxa" w:w="2880"/>
          </w:tcPr>
          <w:p>
            <w:r>
              <w:t>Structured SQL best for timelines and dates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Ask AI example query</w:t>
            </w:r>
          </w:p>
        </w:tc>
        <w:tc>
          <w:tcPr>
            <w:tcW w:type="dxa" w:w="2880"/>
          </w:tcPr>
          <w:p>
            <w:r>
              <w:t>What did the nurse say about my blood-pressure medication?</w:t>
            </w:r>
          </w:p>
        </w:tc>
      </w:tr>
      <w:tr>
        <w:tc>
          <w:tcPr>
            <w:tcW w:type="dxa" w:w="2880"/>
          </w:tcPr>
          <w:p>
            <w:r>
              <w:t>Hybrid scope doc</w:t>
            </w:r>
          </w:p>
        </w:tc>
        <w:tc>
          <w:tcPr>
            <w:tcW w:type="dxa" w:w="2880"/>
          </w:tcPr>
          <w:p>
            <w:r>
              <w:t>Medication timeline derived index</w:t>
            </w:r>
          </w:p>
        </w:tc>
        <w:tc>
          <w:tcPr>
            <w:tcW w:type="dxa" w:w="2880"/>
          </w:tcPr>
          <w:p>
            <w:r>
              <w:t>record_type + event_type (start/stop/change)</w:t>
            </w:r>
          </w:p>
        </w:tc>
      </w:tr>
      <w:tr>
        <w:tc>
          <w:tcPr>
            <w:tcW w:type="dxa" w:w="2880"/>
          </w:tcPr>
          <w:p>
            <w:r>
              <w:t>Ask AI upstream doc</w:t>
            </w:r>
          </w:p>
        </w:tc>
        <w:tc>
          <w:tcPr>
            <w:tcW w:type="dxa" w:w="2880"/>
          </w:tcPr>
          <w:p>
            <w:r>
              <w:t>careInstructions[] contract</w:t>
            </w:r>
          </w:p>
        </w:tc>
        <w:tc>
          <w:tcPr>
            <w:tcW w:type="dxa" w:w="2880"/>
          </w:tcPr>
          <w:p>
            <w:r>
              <w:t>status + effectiveDate on typed items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TC-E-AI-011 area</w:t>
            </w:r>
          </w:p>
        </w:tc>
        <w:tc>
          <w:tcPr>
            <w:tcW w:type="dxa" w:w="2880"/>
          </w:tcPr>
          <w:p>
            <w:r>
              <w:t>Medication initiation + termination timeline retrieval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requests → human review hold</w:t>
            </w:r>
          </w:p>
        </w:tc>
      </w:tr>
    </w:tbl>
    <w:p>
      <w:pPr>
        <w:pStyle w:val="Heading1"/>
      </w:pPr>
      <w:r>
        <w:t>3. FR-AI-11 — Requirement Text</w:t>
      </w:r>
    </w:p>
    <w:p>
      <w:r>
        <w:rPr>
          <w:b/>
        </w:rPr>
        <w:t>When a user asks about a medication, treatment, or care suggestion, the system shall search the patient's records for both initiation and termination events (started, changed, paused, or stopped) and present a comprehensive, cited timeline rather than a single isolated mention, surfacing any discontinuation or change prominently.</w:t>
      </w:r>
    </w:p>
    <w:p>
      <w:pPr>
        <w:pStyle w:val="Heading2"/>
      </w:pPr>
      <w:r>
        <w:t>3.1 Related SRS capabilities</w:t>
      </w:r>
    </w:p>
    <w:p>
      <w:pPr>
        <w:pStyle w:val="ListBullet"/>
      </w:pPr>
      <w:r>
        <w:t>Answers only from authorized, indexed records (FR-AI-1) with citations (FR-AI-2).</w:t>
      </w:r>
    </w:p>
    <w:p>
      <w:pPr>
        <w:pStyle w:val="ListBullet"/>
      </w:pPr>
      <w:r>
        <w:t>Frames responses as records-based, not medical advice; standard disclaimer (FR-AI-3).</w:t>
      </w:r>
    </w:p>
    <w:p>
      <w:pPr>
        <w:pStyle w:val="ListBullet"/>
      </w:pPr>
      <w:r>
        <w:t>Surfaces uncertainty when source material is ambiguous (FR-AI-6 / needsConfirmation).</w:t>
      </w:r>
    </w:p>
    <w:p>
      <w:pPr>
        <w:pStyle w:val="ListBullet"/>
      </w:pPr>
      <w:r>
        <w:t>Voice queries routed through same retrieval pipeline as text (SRS §3.2).</w:t>
      </w:r>
    </w:p>
    <w:p>
      <w:pPr>
        <w:pStyle w:val="ListBullet"/>
      </w:pPr>
      <w:r>
        <w:t>High-risk medication content may trigger confirm-with-provider / HITL (FR-AI-5, REQ-SC-4).</w:t>
      </w:r>
    </w:p>
    <w:p>
      <w:pPr>
        <w:pStyle w:val="ListBullet"/>
      </w:pPr>
      <w:r>
        <w:t>Audit every query, citations, escalation, delivery status (FR-AI-10).</w:t>
      </w:r>
    </w:p>
    <w:p>
      <w:pPr>
        <w:pStyle w:val="ListBullet"/>
      </w:pPr>
      <w:r>
        <w:t>STML cross-session memory may link recurring medication changes across summaries.</w:t>
      </w:r>
    </w:p>
    <w:p>
      <w:pPr>
        <w:pStyle w:val="Heading1"/>
      </w:pPr>
      <w:r>
        <w:t>4. Use Case: View Medication / Treatment Timeline (UC-AI-3)</w:t>
      </w:r>
    </w:p>
    <w:p>
      <w:r>
        <w:t>Actors: Patient, Caregiver (with consent), Family Member (read-only where permitted), Admin.</w:t>
      </w:r>
    </w:p>
    <w:p>
      <w:pPr>
        <w:pStyle w:val="Heading2"/>
      </w:pPr>
      <w:r>
        <w:t>4.1 Primary user flow (target)</w:t>
      </w:r>
    </w:p>
    <w:p>
      <w:pPr>
        <w:pStyle w:val="ListBullet"/>
      </w:pPr>
      <w:r>
        <w:t>User asks natural-language question about a specific medication or treatment (text or voice).</w:t>
      </w:r>
    </w:p>
    <w:p>
      <w:pPr>
        <w:pStyle w:val="ListBullet"/>
      </w:pPr>
      <w:r>
        <w:t>AI Gateway applies RBAC + RetrievalScopeService → permitted patient_id and source types.</w:t>
      </w:r>
    </w:p>
    <w:p>
      <w:pPr>
        <w:pStyle w:val="ListBullet"/>
      </w:pPr>
      <w:r>
        <w:t>Retrieval Service detects timeline intent (medication name / treatment entity extraction).</w:t>
      </w:r>
    </w:p>
    <w:p>
      <w:pPr>
        <w:pStyle w:val="ListBullet"/>
      </w:pPr>
      <w:r>
        <w:t>Structured prefilter: all MEDICATION_TIMELINE_EVENT or SUMMARY_CARE_INSTRUCTION rows for entity, ordered by effectiveDate.</w:t>
      </w:r>
    </w:p>
    <w:p>
      <w:pPr>
        <w:pStyle w:val="ListBullet"/>
      </w:pPr>
      <w:r>
        <w:t>FTS + vector search supplement: transcript mentions, SOAP plan strings, clinical notes.</w:t>
      </w:r>
    </w:p>
    <w:p>
      <w:pPr>
        <w:pStyle w:val="ListBullet"/>
      </w:pPr>
      <w:r>
        <w:t>Merge, deduplicate, rank; assemble chronological timeline with citations per event.</w:t>
      </w:r>
    </w:p>
    <w:p>
      <w:pPr>
        <w:pStyle w:val="ListBullet"/>
      </w:pPr>
      <w:r>
        <w:t>Response highlights discontinuations and dose changes prominently at top of timeline section.</w:t>
      </w:r>
    </w:p>
    <w:p>
      <w:pPr>
        <w:pStyle w:val="ListBullet"/>
      </w:pPr>
      <w:r>
        <w:t>Apply safety validation; attach disclaimer; log audit entry.</w:t>
      </w:r>
    </w:p>
    <w:p>
      <w:pPr>
        <w:pStyle w:val="Heading2"/>
      </w:pPr>
      <w:r>
        <w:t>4.2 Alternate / error flows</w:t>
      </w:r>
    </w:p>
    <w:p>
      <w:pPr>
        <w:pStyle w:val="ListBullet"/>
      </w:pPr>
      <w:r>
        <w:t>No matching records → clear no-records message; offer contact-provider option (SRS §3.5).</w:t>
      </w:r>
    </w:p>
    <w:p>
      <w:pPr>
        <w:pStyle w:val="ListBullet"/>
      </w:pPr>
      <w:r>
        <w:t>Ambiguous medication name (e.g., 'blood pressure pill') → ask clarifying question or show grouped candidates.</w:t>
      </w:r>
    </w:p>
    <w:p>
      <w:pPr>
        <w:pStyle w:val="ListBullet"/>
      </w:pPr>
      <w:r>
        <w:t>needsConfirmation=true on source items → surface uncertainty in answer (FR-AI-6).</w:t>
      </w:r>
    </w:p>
    <w:p>
      <w:pPr>
        <w:pStyle w:val="ListBullet"/>
      </w:pPr>
      <w:r>
        <w:t>Tier-2 safety trigger (medication-change content) → hold for human review before delivery (TC-E-SC-001).</w:t>
      </w:r>
    </w:p>
    <w:p>
      <w:pPr>
        <w:pStyle w:val="ListBullet"/>
      </w:pPr>
      <w:r>
        <w:rPr>
          <w:highlight w:val="yellow"/>
        </w:rPr>
        <w:t>Caregiver without consent → exclude on_consent summary chunks (RBAC gap today).</w:t>
      </w:r>
    </w:p>
    <w:p>
      <w:pPr>
        <w:pStyle w:val="Heading1"/>
      </w:pPr>
      <w:r>
        <w:t>5. Example User Queries &amp; Expected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retrieval 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answer shape</w:t>
            </w:r>
          </w:p>
        </w:tc>
      </w:tr>
      <w:tr>
        <w:tc>
          <w:tcPr>
            <w:tcW w:type="dxa" w:w="2880"/>
          </w:tcPr>
          <w:p>
            <w:r>
              <w:t>When did I start lisinopril?</w:t>
            </w:r>
          </w:p>
        </w:tc>
        <w:tc>
          <w:tcPr>
            <w:tcW w:type="dxa" w:w="2880"/>
          </w:tcPr>
          <w:p>
            <w:r>
              <w:t>Filter careInstructions type=medication, status=started, entity~lisinopril; sort by effectiveDate</w:t>
            </w:r>
          </w:p>
        </w:tc>
        <w:tc>
          <w:tcPr>
            <w:tcW w:type="dxa" w:w="2880"/>
          </w:tcPr>
          <w:p>
            <w:r>
              <w:t>Started 2026-06-28 (20 mg daily) — cited call summary careInstruction itemId e5d7…</w:t>
            </w:r>
          </w:p>
        </w:tc>
      </w:tr>
      <w:tr>
        <w:tc>
          <w:tcPr>
            <w:tcW w:type="dxa" w:w="2880"/>
          </w:tcPr>
          <w:p>
            <w:r>
              <w:t>Was my aspirin stopped?</w:t>
            </w:r>
          </w:p>
        </w:tc>
        <w:tc>
          <w:tcPr>
            <w:tcW w:type="dxa" w:w="2880"/>
          </w:tcPr>
          <w:p>
            <w:r>
              <w:t>Find status=discontinued events for aspirin across all episodes</w:t>
            </w:r>
          </w:p>
        </w:tc>
        <w:tc>
          <w:tcPr>
            <w:tcW w:type="dxa" w:w="2880"/>
          </w:tcPr>
          <w:p>
            <w:r>
              <w:t>Yes — discontinued 2026-06-27 per cardiology guidance — citation prominent</w:t>
            </w:r>
          </w:p>
        </w:tc>
      </w:tr>
      <w:tr>
        <w:tc>
          <w:tcPr>
            <w:tcW w:type="dxa" w:w="2880"/>
          </w:tcPr>
          <w:p>
            <w:r>
              <w:t>What changed with my water pill?</w:t>
            </w:r>
          </w:p>
        </w:tc>
        <w:tc>
          <w:tcPr>
            <w:tcW w:type="dxa" w:w="2880"/>
          </w:tcPr>
          <w:p>
            <w:r>
              <w:t>Entity resolve furosemide; collect started/changed events from visit + call summaries</w:t>
            </w:r>
          </w:p>
        </w:tc>
        <w:tc>
          <w:tcPr>
            <w:tcW w:type="dxa" w:w="2880"/>
          </w:tcPr>
          <w:p>
            <w:r>
              <w:t>Increased 20→40 mg for 3 days starting 2026-06-28 — visit summary citation</w:t>
            </w:r>
          </w:p>
        </w:tc>
      </w:tr>
      <w:tr>
        <w:tc>
          <w:tcPr>
            <w:tcW w:type="dxa" w:w="2880"/>
          </w:tcPr>
          <w:p>
            <w:r>
              <w:t>History of my blood pressure medications</w:t>
            </w:r>
          </w:p>
        </w:tc>
        <w:tc>
          <w:tcPr>
            <w:tcW w:type="dxa" w:w="2880"/>
          </w:tcPr>
          <w:p>
            <w:r>
              <w:t>Multi-entity timeline: all medication-type careInstructions + patient_medication rows</w:t>
            </w:r>
          </w:p>
        </w:tc>
        <w:tc>
          <w:tcPr>
            <w:tcW w:type="dxa" w:w="2880"/>
          </w:tcPr>
          <w:p>
            <w:r>
              <w:t>Chronological list with start/stop/change events and episode citations</w:t>
            </w:r>
          </w:p>
        </w:tc>
      </w:tr>
      <w:tr>
        <w:tc>
          <w:tcPr>
            <w:tcW w:type="dxa" w:w="2880"/>
          </w:tcPr>
          <w:p>
            <w:r>
              <w:t>What did the nurse say about my pills?</w:t>
            </w:r>
          </w:p>
        </w:tc>
        <w:tc>
          <w:tcPr>
            <w:tcW w:type="dxa" w:w="2880"/>
          </w:tcPr>
          <w:p>
            <w:r>
              <w:t>Semantic search over TRANSCRIPT + SUMMARY chunks; timeline assembly if structured events found</w:t>
            </w:r>
          </w:p>
        </w:tc>
        <w:tc>
          <w:tcPr>
            <w:tcW w:type="dxa" w:w="2880"/>
          </w:tcPr>
          <w:p>
            <w:r>
              <w:t>Narrative + structured timeline when careInstructions present</w:t>
            </w:r>
          </w:p>
        </w:tc>
      </w:tr>
    </w:tbl>
    <w:p>
      <w:pPr>
        <w:pStyle w:val="Heading1"/>
      </w:pPr>
      <w:r>
        <w:t>6. Data Sources for Timeline Events</w:t>
      </w:r>
    </w:p>
    <w:p>
      <w:pPr>
        <w:pStyle w:val="Heading2"/>
      </w:pPr>
      <w:r>
        <w:t>6.1 Primary — summary careInstructions[] (unified contract)</w:t>
      </w:r>
    </w:p>
    <w:p>
      <w:r>
        <w:t>Canonical structured source per Prof directive and sample JSON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 for FR-AI-11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Filter type=medication (exclude procedure/instruction-only rows unless treatment-related)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Human-readable event description; FTS indexing; entity extraction input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Event type: started | discontinued | changed | paused | active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effectiveDate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Timeline sort key (ISO date); required for initiation/termination queries</w:t>
            </w:r>
          </w:p>
        </w:tc>
      </w:tr>
      <w:tr>
        <w:tc>
          <w:tcPr>
            <w:tcW w:type="dxa" w:w="4320"/>
          </w:tcPr>
          <w:p>
            <w:r>
              <w:t>itemId</w:t>
            </w:r>
          </w:p>
        </w:tc>
        <w:tc>
          <w:tcPr>
            <w:tcW w:type="dxa" w:w="4320"/>
          </w:tcPr>
          <w:p>
            <w:r>
              <w:t>Stable citation ID linking to summary envelope + sourceTurnId</w:t>
            </w:r>
          </w:p>
        </w:tc>
      </w:tr>
      <w:tr>
        <w:tc>
          <w:tcPr>
            <w:tcW w:type="dxa" w:w="4320"/>
          </w:tcPr>
          <w:p>
            <w:r>
              <w:t>sourceTurnId</w:t>
            </w:r>
          </w:p>
        </w:tc>
        <w:tc>
          <w:tcPr>
            <w:tcW w:type="dxa" w:w="4320"/>
          </w:tcPr>
          <w:p>
            <w:r>
              <w:t>Deep link to transcript turn for highlight</w:t>
            </w:r>
          </w:p>
        </w:tc>
      </w:tr>
      <w:tr>
        <w:tc>
          <w:tcPr>
            <w:tcW w:type="dxa" w:w="4320"/>
          </w:tcPr>
          <w:p>
            <w:r>
              <w:t>needsConfirmation</w:t>
            </w:r>
          </w:p>
        </w:tc>
        <w:tc>
          <w:tcPr>
            <w:tcW w:type="dxa" w:w="4320"/>
          </w:tcPr>
          <w:p>
            <w:r>
              <w:t>Propagate uncertainty to Ask AI answer (FR-AI-6)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Rank tie-breaker; suppress low-confidence in primary timeline</w:t>
            </w:r>
          </w:p>
        </w:tc>
      </w:tr>
    </w:tbl>
    <w:p>
      <w:pPr>
        <w:pStyle w:val="Heading2"/>
      </w:pPr>
      <w:r>
        <w:t>6.2 Sample call summary events (lisinopril + aspirin)</w:t>
      </w:r>
    </w:p>
    <w:p>
      <w:r>
        <w:t>Source: C:\Users\ravic\Downloads\sample_summary_response_updated.json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Medication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Lisinopril 10→20 mg daily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  <w:tr>
        <w:tc>
          <w:tcPr>
            <w:tcW w:type="dxa" w:w="2160"/>
          </w:tcPr>
          <w:p>
            <w:r>
              <w:t>Aspirin 81 mg daily</w:t>
            </w:r>
          </w:p>
        </w:tc>
        <w:tc>
          <w:tcPr>
            <w:tcW w:type="dxa" w:w="2160"/>
          </w:tcPr>
          <w:p>
            <w:r>
              <w:t>discontinued</w:t>
            </w:r>
          </w:p>
        </w:tc>
        <w:tc>
          <w:tcPr>
            <w:tcW w:type="dxa" w:w="2160"/>
          </w:tcPr>
          <w:p>
            <w:r>
              <w:t>2026-06-27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</w:tbl>
    <w:p>
      <w:pPr>
        <w:pStyle w:val="Heading2"/>
      </w:pPr>
      <w:r>
        <w:t>6.3 Sample visit summary events (furosemide)</w:t>
      </w:r>
    </w:p>
    <w:p>
      <w:r>
        <w:t>Source: C:\Users\ravic\Downloads\sample_visit_summary_response.json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Treatment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Furosemide 20→40 mg × 3 days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visit_2026_06_27_004</w:t>
            </w:r>
          </w:p>
        </w:tc>
      </w:tr>
    </w:tbl>
    <w:p>
      <w:r>
        <w:t>Visit and call summaries share the same summary_json inner schema — one indexer and one retrieval path over call_summaries + visit_summaries (planned).</w:t>
      </w:r>
    </w:p>
    <w:p>
      <w:pPr>
        <w:pStyle w:val="Heading2"/>
      </w:pPr>
      <w:r>
        <w:t>6.4 Secondary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FR-AI-11</w:t>
            </w:r>
          </w:p>
        </w:tc>
      </w:tr>
      <w:tr>
        <w:tc>
          <w:tcPr>
            <w:tcW w:type="dxa" w:w="2880"/>
          </w:tcPr>
          <w:p>
            <w:r>
              <w:t>summary.conditions[]</w:t>
            </w:r>
          </w:p>
        </w:tc>
        <w:tc>
          <w:tcPr>
            <w:tcW w:type="dxa" w:w="2880"/>
          </w:tcPr>
          <w:p>
            <w:r>
              <w:t>status, effectiveDate, name</w:t>
            </w:r>
          </w:p>
        </w:tc>
        <w:tc>
          <w:tcPr>
            <w:tcW w:type="dxa" w:w="2880"/>
          </w:tcPr>
          <w:p>
            <w:r>
              <w:t>Treatment/condition lifecycle; not always medication-specific</w:t>
            </w:r>
          </w:p>
        </w:tc>
      </w:tr>
      <w:tr>
        <w:tc>
          <w:tcPr>
            <w:tcW w:type="dxa" w:w="2880"/>
          </w:tcPr>
          <w:p>
            <w:r>
              <w:t>summary.soap.plan.medications[]</w:t>
            </w:r>
          </w:p>
        </w:tc>
        <w:tc>
          <w:tcPr>
            <w:tcW w:type="dxa" w:w="2880"/>
          </w:tcPr>
          <w:p>
            <w:r>
              <w:t>Unstructured strings</w:t>
            </w:r>
          </w:p>
        </w:tc>
        <w:tc>
          <w:tcPr>
            <w:tcW w:type="dxa" w:w="2880"/>
          </w:tcPr>
          <w:p>
            <w:r>
              <w:t>FTS fallback; lacks status/effectiveDate — derive events via NLP or LLM at index time</w:t>
            </w:r>
          </w:p>
        </w:tc>
      </w:tr>
      <w:tr>
        <w:tc>
          <w:tcPr>
            <w:tcW w:type="dxa" w:w="2880"/>
          </w:tcPr>
          <w:p>
            <w:r>
              <w:t>summary.clinicalObservations.medicationRelated[]</w:t>
            </w:r>
          </w:p>
        </w:tc>
        <w:tc>
          <w:tcPr>
            <w:tcW w:type="dxa" w:w="2880"/>
          </w:tcPr>
          <w:p>
            <w:r>
              <w:t>Strings</w:t>
            </w:r>
          </w:p>
        </w:tc>
        <w:tc>
          <w:tcPr>
            <w:tcW w:type="dxa" w:w="2880"/>
          </w:tcPr>
          <w:p>
            <w:r>
              <w:t>Context only; not structured timeline</w:t>
            </w:r>
          </w:p>
        </w:tc>
      </w:tr>
      <w:tr>
        <w:tc>
          <w:tcPr>
            <w:tcW w:type="dxa" w:w="2880"/>
          </w:tcPr>
          <w:p>
            <w:r>
              <w:t>patient_medication table</w:t>
            </w:r>
          </w:p>
        </w:tc>
        <w:tc>
          <w:tcPr>
            <w:tcW w:type="dxa" w:w="2880"/>
          </w:tcPr>
          <w:p>
            <w:r>
              <w:t>start_date, end_date, is_active (VARCHAR dates)</w:t>
            </w:r>
          </w:p>
        </w:tc>
        <w:tc>
          <w:tcPr>
            <w:tcW w:type="dxa" w:w="2880"/>
          </w:tcPr>
          <w:p>
            <w:r>
              <w:t>Platform med list; approval workflow; snapshot not event history</w:t>
            </w:r>
          </w:p>
        </w:tc>
      </w:tr>
      <w:tr>
        <w:tc>
          <w:tcPr>
            <w:tcW w:type="dxa" w:w="2880"/>
          </w:tcPr>
          <w:p>
            <w:r>
              <w:t>call_transcript_segments</w:t>
            </w:r>
          </w:p>
        </w:tc>
        <w:tc>
          <w:tcPr>
            <w:tcW w:type="dxa" w:w="2880"/>
          </w:tcPr>
          <w:p>
            <w:r>
              <w:t>transcript_text, occurred_at</w:t>
            </w:r>
          </w:p>
        </w:tc>
        <w:tc>
          <w:tcPr>
            <w:tcW w:type="dxa" w:w="2880"/>
          </w:tcPr>
          <w:p>
            <w:r>
              <w:t>Unstructured mentions; cite via sourceTurnId cross-ref</w:t>
            </w:r>
          </w:p>
        </w:tc>
      </w:tr>
      <w:tr>
        <w:tc>
          <w:tcPr>
            <w:tcW w:type="dxa" w:w="2880"/>
          </w:tcPr>
          <w:p>
            <w:r>
              <w:t>clinical_notes / notetaker</w:t>
            </w:r>
          </w:p>
        </w:tc>
        <w:tc>
          <w:tcPr>
            <w:tcW w:type="dxa" w:w="2880"/>
          </w:tcPr>
          <w:p>
            <w:r>
              <w:t>content, created_at</w:t>
            </w:r>
          </w:p>
        </w:tc>
        <w:tc>
          <w:tcPr>
            <w:tcW w:type="dxa" w:w="2880"/>
          </w:tcPr>
          <w:p>
            <w:r>
              <w:t>Supplementary FTS/vector hits</w:t>
            </w:r>
          </w:p>
        </w:tc>
      </w:tr>
      <w:tr>
        <w:tc>
          <w:tcPr>
            <w:tcW w:type="dxa" w:w="2880"/>
          </w:tcPr>
          <w:p>
            <w:r>
              <w:t>uploaded documents (Rx, care plans)</w:t>
            </w:r>
          </w:p>
        </w:tc>
        <w:tc>
          <w:tcPr>
            <w:tcW w:type="dxa" w:w="2880"/>
          </w:tcPr>
          <w:p>
            <w:r>
              <w:t>OCR text</w:t>
            </w:r>
          </w:p>
        </w:tc>
        <w:tc>
          <w:tcPr>
            <w:tcW w:type="dxa" w:w="2880"/>
          </w:tcPr>
          <w:p>
            <w:r>
              <w:t>External prescriber changes if indexed</w:t>
            </w:r>
          </w:p>
        </w:tc>
      </w:tr>
    </w:tbl>
    <w:p>
      <w:pPr>
        <w:pStyle w:val="Heading1"/>
      </w:pPr>
      <w:r>
        <w:t>7. Recommended Derived Index: MEDICATION_TIMELINE_EVENT</w:t>
      </w:r>
    </w:p>
    <w:p>
      <w:r>
        <w:t>Team E hybrid scope defines a derived index row type for medication timeline events. Populate at summary index time by exploding careInstructions where type=medication.</w:t>
      </w:r>
    </w:p>
    <w:p>
      <w:r>
        <w:rPr>
          <w:rFonts w:ascii="Consolas" w:hAnsi="Consolas"/>
        </w:rPr>
        <w:t>-- Derived at index time from careInstructions[] + optional NLP on SOAP/transcripts</w:t>
        <w:br/>
        <w:t>record_type: MEDICATION_TIMELINE_EVENT  (or SUMMARY_CARE_INSTRUCTION subtype)</w:t>
        <w:br/>
        <w:t>chunk_metadata: {</w:t>
        <w:br/>
        <w:t xml:space="preserve">  medication_name_normalized: 'lisinopril',</w:t>
        <w:br/>
        <w:t xml:space="preserve">  event_type: 'started' | 'discontinued' | 'changed' | 'paused',</w:t>
        <w:br/>
        <w:t xml:space="preserve">  effective_date: '2026-06-28',</w:t>
        <w:br/>
        <w:t xml:space="preserve">  dose_from: '10 mg', dose_to: '20 mg',</w:t>
        <w:br/>
        <w:t xml:space="preserve">  episode_id: 'call_2026_06_27_001',</w:t>
        <w:br/>
        <w:t xml:space="preserve">  episode_type: 'call' | 'visit',</w:t>
        <w:br/>
        <w:t xml:space="preserve">  source_item_id: 'e5d7f1a4-...',</w:t>
        <w:br/>
        <w:t xml:space="preserve">  source_turn_id: 't_007',</w:t>
        <w:br/>
        <w:t xml:space="preserve">  needs_confirmation: true,</w:t>
        <w:br/>
        <w:t xml:space="preserve">  confidence: 0.97</w:t>
        <w:br/>
        <w:t>}</w:t>
      </w:r>
    </w:p>
    <w:p>
      <w:pPr>
        <w:pStyle w:val="Heading2"/>
      </w:pPr>
      <w:r>
        <w:t>7.1 Index row requirements</w:t>
      </w:r>
    </w:p>
    <w:p>
      <w:pPr>
        <w:pStyle w:val="ListBullet"/>
      </w:pPr>
      <w:r>
        <w:t>patient_id — RBAC row-level filter (mandatory)</w:t>
      </w:r>
    </w:p>
    <w:p>
      <w:pPr>
        <w:pStyle w:val="ListBullet"/>
      </w:pPr>
      <w:r>
        <w:t>effective_date — B-tree index for chronological range queries</w:t>
      </w:r>
    </w:p>
    <w:p>
      <w:pPr>
        <w:pStyle w:val="ListBullet"/>
      </w:pPr>
      <w:r>
        <w:t>medication_name_normalized — structured prefilter + FTS</w:t>
      </w:r>
    </w:p>
    <w:p>
      <w:pPr>
        <w:pStyle w:val="ListBullet"/>
      </w:pPr>
      <w:r>
        <w:t>event_type — filter started/stopped/changed</w:t>
      </w:r>
    </w:p>
    <w:p>
      <w:pPr>
        <w:pStyle w:val="ListBullet"/>
      </w:pPr>
      <w:r>
        <w:t>source_record_id — episodeId + itemId for citation deep links</w:t>
      </w:r>
    </w:p>
    <w:p>
      <w:pPr>
        <w:pStyle w:val="ListBullet"/>
      </w:pPr>
      <w:r>
        <w:rPr>
          <w:highlight w:val="yellow"/>
        </w:rPr>
        <w:t>chunk_text — human-readable event for embedding + display excerpt</w:t>
      </w:r>
    </w:p>
    <w:p>
      <w:pPr>
        <w:pStyle w:val="ListBullet"/>
      </w:pPr>
      <w:r>
        <w:t>consent_scope / caregiver_visibility — exclude unauthorized caregiver retrieval</w:t>
      </w:r>
    </w:p>
    <w:p>
      <w:pPr>
        <w:pStyle w:val="Heading1"/>
      </w:pPr>
      <w:r>
        <w:t>8. Three-Layer Retrieval Strategy for Timeline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Timeline-specific query</w:t>
            </w:r>
          </w:p>
        </w:tc>
      </w:tr>
      <w:tr>
        <w:tc>
          <w:tcPr>
            <w:tcW w:type="dxa" w:w="2880"/>
          </w:tcPr>
          <w:p>
            <w:r>
              <w:t>Structured SQL</w:t>
            </w:r>
          </w:p>
        </w:tc>
        <w:tc>
          <w:tcPr>
            <w:tcW w:type="dxa" w:w="2880"/>
          </w:tcPr>
          <w:p>
            <w:r>
              <w:t>Primary for FR-AI-11</w:t>
            </w:r>
          </w:p>
        </w:tc>
        <w:tc>
          <w:tcPr>
            <w:tcW w:type="dxa" w:w="2880"/>
          </w:tcPr>
          <w:p>
            <w:r>
              <w:t>SELECT * FROM retrieval_index_chunk WHERE patient_id=? AND record_type IN (...) AND metadata-&gt;&gt;'medication_name_normalized' ILIKE ? ORDER BY metadata-&gt;&gt;'effective_date'</w:t>
            </w:r>
          </w:p>
        </w:tc>
      </w:tr>
      <w:tr>
        <w:tc>
          <w:tcPr>
            <w:tcW w:type="dxa" w:w="2880"/>
          </w:tcPr>
          <w:p>
            <w:r>
              <w:t>Full-text (FTS)</w:t>
            </w:r>
          </w:p>
        </w:tc>
        <w:tc>
          <w:tcPr>
            <w:tcW w:type="dxa" w:w="2880"/>
          </w:tcPr>
          <w:p>
            <w:r>
              <w:t>Medication name variants, brand/generic</w:t>
            </w:r>
          </w:p>
        </w:tc>
        <w:tc>
          <w:tcPr>
            <w:tcW w:type="dxa" w:w="2880"/>
          </w:tcPr>
          <w:p>
            <w:r>
              <w:t>plainto_tsquery('lisinopril | prinivil') over chunk_text</w:t>
            </w:r>
          </w:p>
        </w:tc>
      </w:tr>
      <w:tr>
        <w:tc>
          <w:tcPr>
            <w:tcW w:type="dxa" w:w="2880"/>
          </w:tcPr>
          <w:p>
            <w:r>
              <w:t>Semantic (pgvector)</w:t>
            </w:r>
          </w:p>
        </w:tc>
        <w:tc>
          <w:tcPr>
            <w:tcW w:type="dxa" w:w="2880"/>
          </w:tcPr>
          <w:p>
            <w:r>
              <w:t>Paraphrased queries</w:t>
            </w:r>
          </w:p>
        </w:tc>
        <w:tc>
          <w:tcPr>
            <w:tcW w:type="dxa" w:w="2880"/>
          </w:tcPr>
          <w:p>
            <w:r>
              <w:t>'my water pill', 'heart failure diuretic' → furosemide events</w:t>
            </w:r>
          </w:p>
        </w:tc>
      </w:tr>
    </w:tbl>
    <w:p>
      <w:pPr>
        <w:pStyle w:val="Heading2"/>
      </w:pPr>
      <w:r>
        <w:t>8.1 Timeline assembly rules</w:t>
      </w:r>
    </w:p>
    <w:p>
      <w:pPr>
        <w:pStyle w:val="ListBullet"/>
      </w:pPr>
      <w:r>
        <w:t>Deduplicate events with same itemId; prefer structured careInstruction over SOAP string duplicates.</w:t>
      </w:r>
    </w:p>
    <w:p>
      <w:pPr>
        <w:pStyle w:val="ListBullet"/>
      </w:pPr>
      <w:r>
        <w:t>Sort ascending by effectiveDate; unknown dates sort last with needsConfirmation flag.</w:t>
      </w:r>
    </w:p>
    <w:p>
      <w:pPr>
        <w:pStyle w:val="ListBullet"/>
      </w:pPr>
      <w:r>
        <w:rPr>
          <w:highlight w:val="yellow"/>
        </w:rPr>
        <w:t>Prominently surface most recent discontinued or dose-change event in answer lead paragraph.</w:t>
      </w:r>
    </w:p>
    <w:p>
      <w:pPr>
        <w:pStyle w:val="ListBullet"/>
      </w:pPr>
      <w:r>
        <w:rPr>
          <w:highlight w:val="yellow"/>
        </w:rPr>
        <w:t>Each timeline bullet must include citation: { type, episodeId, itemId, excerpt, sourceTurnId }.</w:t>
      </w:r>
    </w:p>
    <w:p>
      <w:pPr>
        <w:pStyle w:val="ListBullet"/>
      </w:pPr>
      <w:r>
        <w:t>Merge patient_medication active snapshot as 'current state' footer if dates align.</w:t>
      </w:r>
    </w:p>
    <w:p>
      <w:pPr>
        <w:pStyle w:val="ListBullet"/>
      </w:pPr>
      <w:r>
        <w:t>Cross-episode linking supports STML 'recurring medication changes' memory.</w:t>
      </w:r>
    </w:p>
    <w:p>
      <w:pPr>
        <w:pStyle w:val="Heading1"/>
      </w:pPr>
      <w:r>
        <w:t>9. Medication Entity Resolution</w:t>
      </w:r>
    </w:p>
    <w:p>
      <w:pPr>
        <w:pStyle w:val="ListBullet"/>
      </w:pPr>
      <w:r>
        <w:t>Normalize generic names (lisinopril, furosemide, aspirin) at index time via RxNorm or rule list.</w:t>
      </w:r>
    </w:p>
    <w:p>
      <w:pPr>
        <w:pStyle w:val="ListBullet"/>
      </w:pPr>
      <w:r>
        <w:t>Map brand names (Prinivil → lisinopril) in metadata.medication_aliases[].</w:t>
      </w:r>
    </w:p>
    <w:p>
      <w:pPr>
        <w:pStyle w:val="ListBullet"/>
      </w:pPr>
      <w:r>
        <w:t>Colloquial terms ('water pill' → furosemide) handled by vector search + alias table.</w:t>
      </w:r>
    </w:p>
    <w:p>
      <w:pPr>
        <w:pStyle w:val="ListBullet"/>
      </w:pPr>
      <w:r>
        <w:t>Dose-change events: parse '10 mg to 20 mg' into dose_from/dose_to metadata for change detection.</w:t>
      </w:r>
    </w:p>
    <w:p>
      <w:pPr>
        <w:pStyle w:val="ListBullet"/>
      </w:pPr>
      <w:r>
        <w:rPr>
          <w:highlight w:val="yellow"/>
        </w:rPr>
        <w:t>GAP: No medication normalization service exists in codebase today.</w:t>
      </w:r>
    </w:p>
    <w:p>
      <w:pPr>
        <w:pStyle w:val="Heading1"/>
      </w:pPr>
      <w:r>
        <w:t>10. Codebase Gap Analysis</w:t>
      </w:r>
    </w:p>
    <w:p>
      <w:pPr>
        <w:pStyle w:val="Heading2"/>
      </w:pPr>
      <w:r>
        <w:t>10.1 Summary generation vs target contract</w:t>
      </w:r>
    </w:p>
    <w:p>
      <w:r>
        <w:t>BedrockSentimentService.summarizeTranscript() prompt returns ONLY:</w:t>
      </w:r>
    </w:p>
    <w:p>
      <w:pPr>
        <w:pStyle w:val="ListBullet"/>
      </w:pPr>
      <w:r>
        <w:t>headline, overallAssessment, keyConcerns[], recommendedActions[], followUpQuestions[]</w:t>
      </w:r>
    </w:p>
    <w:p>
      <w:r>
        <w:rPr>
          <w:highlight w:val="yellow"/>
        </w:rPr>
        <w:t>MISSING from live Bedrock output: careInstructions[], conditions[], SOAP, actionItems, appointments, status, effectiveDate, itemId, sourceTurnId. Sample JSON files represent TARGET contract — not current production output.</w:t>
      </w:r>
    </w:p>
    <w:p>
      <w:r>
        <w:rPr>
          <w:highlight w:val="yellow"/>
        </w:rPr>
        <w:t>parseSummaryResponse() explicitly strips any extended fields even if model returns them.</w:t>
      </w:r>
    </w:p>
    <w:p>
      <w:pPr>
        <w:pStyle w:val="Heading2"/>
      </w:pPr>
      <w:r>
        <w:t>10.2 Platform medication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patient_medication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FR-AI-11 need</w:t>
            </w:r>
          </w:p>
        </w:tc>
      </w:tr>
      <w:tr>
        <w:tc>
          <w:tcPr>
            <w:tcW w:type="dxa" w:w="2880"/>
          </w:tcPr>
          <w:p>
            <w:r>
              <w:t>start_date / end_date</w:t>
            </w:r>
          </w:p>
        </w:tc>
        <w:tc>
          <w:tcPr>
            <w:tcW w:type="dxa" w:w="2880"/>
          </w:tcPr>
          <w:p>
            <w:r>
              <w:t>VARCHAR(50), optional</w:t>
            </w:r>
          </w:p>
        </w:tc>
        <w:tc>
          <w:tcPr>
            <w:tcW w:type="dxa" w:w="2880"/>
          </w:tcPr>
          <w:p>
            <w:r>
              <w:t>Timeline bounds; weak typing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 soft-delete</w:t>
            </w:r>
          </w:p>
        </w:tc>
        <w:tc>
          <w:tcPr>
            <w:tcW w:type="dxa" w:w="2880"/>
          </w:tcPr>
          <w:p>
            <w:r>
              <w:t>Current state only — no change history</w:t>
            </w:r>
          </w:p>
        </w:tc>
      </w:tr>
      <w:tr>
        <w:tc>
          <w:tcPr>
            <w:tcW w:type="dxa" w:w="2880"/>
          </w:tcPr>
          <w:p>
            <w:r>
              <w:t>approval_status</w:t>
            </w:r>
          </w:p>
        </w:tc>
        <w:tc>
          <w:tcPr>
            <w:tcW w:type="dxa" w:w="2880"/>
          </w:tcPr>
          <w:p>
            <w:r>
              <w:t>PENDING / APPROVED / REMOVAL_PENDING</w:t>
            </w:r>
          </w:p>
        </w:tc>
        <w:tc>
          <w:tcPr>
            <w:tcW w:type="dxa" w:w="2880"/>
          </w:tcPr>
          <w:p>
            <w:r>
              <w:t>Workflow — not indexed for Ask AI</w:t>
            </w:r>
          </w:p>
        </w:tc>
      </w:tr>
      <w:tr>
        <w:tc>
          <w:tcPr>
            <w:tcW w:type="dxa" w:w="2880"/>
          </w:tcPr>
          <w:p>
            <w:r>
              <w:t>Event history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Single row per med — updates overwrite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Multiple initiation/termination events across episodes</w:t>
            </w:r>
          </w:p>
        </w:tc>
      </w:tr>
      <w:tr>
        <w:tc>
          <w:tcPr>
            <w:tcW w:type="dxa" w:w="2880"/>
          </w:tcPr>
          <w:p>
            <w:r>
              <w:t>Ask AI context</w:t>
            </w:r>
          </w:p>
        </w:tc>
        <w:tc>
          <w:tcPr>
            <w:tcW w:type="dxa" w:w="2880"/>
          </w:tcPr>
          <w:p>
            <w:r>
              <w:t>MedicalContextService lists active names only — no dates</w:t>
            </w:r>
          </w:p>
        </w:tc>
        <w:tc>
          <w:tcPr>
            <w:tcW w:type="dxa" w:w="2880"/>
          </w:tcPr>
          <w:p>
            <w:r>
              <w:t>Insufficient for timeline answers</w:t>
            </w:r>
          </w:p>
        </w:tc>
      </w:tr>
    </w:tbl>
    <w:p>
      <w:pPr>
        <w:pStyle w:val="Heading2"/>
      </w:pPr>
      <w:r>
        <w:t>10.3 Retrieval infrastructure</w:t>
      </w:r>
    </w:p>
    <w:p>
      <w:pPr>
        <w:pStyle w:val="ListBullet"/>
      </w:pPr>
      <w:r>
        <w:rPr>
          <w:highlight w:val="yellow"/>
        </w:rPr>
        <w:t>retrieval_index_chunk table — not present</w:t>
      </w:r>
    </w:p>
    <w:p>
      <w:pPr>
        <w:pStyle w:val="ListBullet"/>
      </w:pPr>
      <w:r>
        <w:rPr>
          <w:highlight w:val="yellow"/>
        </w:rPr>
        <w:t>PatientContextRetrievalService — in-memory substring stub; no date/entity filtering</w:t>
      </w:r>
    </w:p>
    <w:p>
      <w:del w:id="10" w:author="CareConnect Doc Refresh" w:date="2026-09-01T19:12:01Z">
        <w:r>
          <w:delText xml:space="preserve">BedrockAIChatService — direct LLM; no RAG or timeline assembly</w:delText>
        </w:r>
      </w:del>
    </w:p>
    <w:ins w:id="11" w:author="CareConnect Doc Refresh" w:date="2026-09-01T19:12:01Z">
      <w:p>
        <w:pPr>
          <w:pStyle w:val="ListBullet"/>
        </w:pPr>
        <w:r>
          <w:rPr>
            <w:highlight w:val="yellow"/>
          </w:rPr>
          <w:t>BedrockAIChatService — raw message only when careconnect.ai.enabled=true; no timeline assembly</w:t>
        </w:r>
      </w:p>
    </w:ins>
    <w:ins w:id="12" w:author="CareConnect Doc Refresh" w:date="2026-09-01T19:12:01Z">
      <w:p>
        <w:pPr>
          <w:pStyle w:val="ListBullet"/>
        </w:pPr>
        <w:r>
          <w:rPr>
            <w:highlight w:val="yellow"/>
          </w:rPr>
          <w:t>MedicalContextService — lists active medication names/doses but not wired into Bedrock chat path</w:t>
        </w:r>
      </w:p>
    </w:ins>
    <w:p>
      <w:pPr>
        <w:pStyle w:val="ListBullet"/>
      </w:pPr>
      <w:r>
        <w:t>CallSummaryService — persists summary_json but without structured med events today</w:t>
      </w:r>
    </w:p>
    <w:p>
      <w:pPr>
        <w:pStyle w:val="ListBullet"/>
      </w:pPr>
      <w:r>
        <w:t>visit_summaries table — planned; same contract as call_summaries</w:t>
      </w:r>
    </w:p>
    <w:p>
      <w:pPr>
        <w:pStyle w:val="ListBullet"/>
      </w:pPr>
      <w:r>
        <w:rPr>
          <w:highlight w:val="yellow"/>
        </w:rPr>
        <w:t>No POST /api/ai/ask gateway or timeline-specific endpoint</w:t>
      </w:r>
    </w:p>
    <w:p>
      <w:pPr>
        <w:pStyle w:val="Heading2"/>
      </w:pPr>
      <w:r>
        <w:t>10.4 RBAC &amp; consent</w:t>
      </w:r>
    </w:p>
    <w:p>
      <w:pPr>
        <w:pStyle w:val="ListBullet"/>
      </w:pPr>
      <w:r>
        <w:t>Timeline retrieval must honor RetrievalScopeService (see RBAC doc).</w:t>
      </w:r>
    </w:p>
    <w:p>
      <w:pPr>
        <w:pStyle w:val="ListBullet"/>
      </w:pPr>
      <w:r>
        <w:rPr>
          <w:highlight w:val="yellow"/>
        </w:rPr>
        <w:t>caregiverVisibility: on_consent on sample summaries — not enforced in code.</w:t>
      </w:r>
    </w:p>
    <w:p>
      <w:pPr>
        <w:pStyle w:val="ListBullet"/>
      </w:pPr>
      <w:r>
        <w:rPr>
          <w:highlight w:val="yellow"/>
        </w:rPr>
        <w:t>USE_AI_FEATURES missing for PATIENT role — blocks primary Ask AI users.</w:t>
      </w:r>
    </w:p>
    <w:p>
      <w:pPr>
        <w:pStyle w:val="ListBullet"/>
      </w:pPr>
      <w:r>
        <w:t>Medication timeline answers for caregivers require active link + consent gate.</w:t>
      </w:r>
    </w:p>
    <w:p>
      <w:pPr>
        <w:pStyle w:val="Heading1"/>
      </w:pPr>
      <w:r>
        <w:t>11. Safety, Consent &amp; Clinical Framing</w:t>
      </w:r>
    </w:p>
    <w:p>
      <w:pPr>
        <w:pStyle w:val="ListBullet"/>
      </w:pPr>
      <w:r>
        <w:t>Timeline answers describe what records state — not prescribing advice (SRS out-of-scope).</w:t>
      </w:r>
    </w:p>
    <w:p>
      <w:pPr>
        <w:pStyle w:val="ListBullet"/>
      </w:pPr>
      <w:r>
        <w:t>Discontinuations surfaced prominently reduces missed stop orders (FR-AI-11 intent).</w:t>
      </w:r>
    </w:p>
    <w:p>
      <w:pPr>
        <w:pStyle w:val="ListBullet"/>
      </w:pPr>
      <w:r>
        <w:rPr>
          <w:highlight w:val="yellow"/>
        </w:rPr>
        <w:t>needsConfirmation items: prefix with 'Your records suggest…' not definitive clinical statements.</w:t>
      </w:r>
    </w:p>
    <w:p>
      <w:pPr>
        <w:pStyle w:val="ListBullet"/>
      </w:pPr>
      <w:r>
        <w:rPr>
          <w:highlight w:val="yellow"/>
        </w:rPr>
        <w:t>Medication-change tier-2 content → HITL hold before care recipient sees answer (TC-E-SC-001).</w:t>
      </w:r>
    </w:p>
    <w:p>
      <w:pPr>
        <w:pStyle w:val="ListBullet"/>
      </w:pPr>
      <w:r>
        <w:t>escalation: confirm-with-provider on dosage/clinical interpretation queries.</w:t>
      </w:r>
    </w:p>
    <w:p>
      <w:pPr>
        <w:pStyle w:val="ListBullet"/>
      </w:pPr>
      <w:r>
        <w:t>Citations mandatory — timeline without sources fails FR-AI-2 validation.</w:t>
      </w:r>
    </w:p>
    <w:p>
      <w:pPr>
        <w:pStyle w:val="Heading1"/>
      </w:pPr>
      <w:r>
        <w:t>12. Test Plan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User asks about med with start + stop in indexed summaries</w:t>
            </w:r>
          </w:p>
        </w:tc>
        <w:tc>
          <w:tcPr>
            <w:tcW w:type="dxa" w:w="2880"/>
          </w:tcPr>
          <w:p>
            <w:r>
              <w:t>Answer lists both events chronologically with citations; stop shown prominently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Only start event indexed, no stop</w:t>
            </w:r>
          </w:p>
        </w:tc>
        <w:tc>
          <w:tcPr>
            <w:tcW w:type="dxa" w:w="2880"/>
          </w:tcPr>
          <w:p>
            <w:r>
              <w:t>Answer states start; does not invent termination</w:t>
            </w:r>
          </w:p>
        </w:tc>
      </w:tr>
      <w:tr>
        <w:tc>
          <w:tcPr>
            <w:tcW w:type="dxa" w:w="2880"/>
          </w:tcPr>
          <w:p>
            <w:r>
              <w:t>TC-E-AI-001</w:t>
            </w:r>
          </w:p>
        </w:tc>
        <w:tc>
          <w:tcPr>
            <w:tcW w:type="dxa" w:w="2880"/>
          </w:tcPr>
          <w:p>
            <w:r>
              <w:t>Caregiver queries patient without link</w:t>
            </w:r>
          </w:p>
        </w:tc>
        <w:tc>
          <w:tcPr>
            <w:tcW w:type="dxa" w:w="2880"/>
          </w:tcPr>
          <w:p>
            <w:r>
              <w:t>403 / empty scope — no cross-patient timeline</w:t>
            </w:r>
          </w:p>
        </w:tc>
      </w:tr>
      <w:tr>
        <w:tc>
          <w:tcPr>
            <w:tcW w:type="dxa" w:w="2880"/>
          </w:tcPr>
          <w:p>
            <w:r>
              <w:t>TC-E-AI-002</w:t>
            </w:r>
          </w:p>
        </w:tc>
        <w:tc>
          <w:tcPr>
            <w:tcW w:type="dxa" w:w="2880"/>
          </w:tcPr>
          <w:p>
            <w:r>
              <w:t>Timeline response</w:t>
            </w:r>
          </w:p>
        </w:tc>
        <w:tc>
          <w:tcPr>
            <w:tcW w:type="dxa" w:w="2880"/>
          </w:tcPr>
          <w:p>
            <w:r>
              <w:t>Every event has citation with record type + ID</w:t>
            </w:r>
          </w:p>
        </w:tc>
      </w:tr>
      <w:tr>
        <w:tc>
          <w:tcPr>
            <w:tcW w:type="dxa" w:w="2880"/>
          </w:tcPr>
          <w:p>
            <w:r>
              <w:t>TC-E-AI-006</w:t>
            </w:r>
          </w:p>
        </w:tc>
        <w:tc>
          <w:tcPr>
            <w:tcW w:type="dxa" w:w="2880"/>
          </w:tcPr>
          <w:p>
            <w:r>
              <w:t>Ambiguous source (needsConfirmation=true)</w:t>
            </w:r>
          </w:p>
        </w:tc>
        <w:tc>
          <w:tcPr>
            <w:tcW w:type="dxa" w:w="2880"/>
          </w:tcPr>
          <w:p>
            <w:r>
              <w:t>Uncertainty language in response</w:t>
            </w:r>
          </w:p>
        </w:tc>
      </w:tr>
      <w:tr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recommendation detected</w:t>
            </w:r>
          </w:p>
        </w:tc>
        <w:tc>
          <w:tcPr>
            <w:tcW w:type="dxa" w:w="2880"/>
          </w:tcPr>
          <w:p>
            <w:r>
              <w:t>Held for human review</w:t>
            </w:r>
          </w:p>
        </w:tc>
      </w:tr>
      <w:tr>
        <w:tc>
          <w:tcPr>
            <w:tcW w:type="dxa" w:w="2880"/>
          </w:tcPr>
          <w:p>
            <w:r>
              <w:t>NFR-AI-1</w:t>
            </w:r>
          </w:p>
        </w:tc>
        <w:tc>
          <w:tcPr>
            <w:tcW w:type="dxa" w:w="2880"/>
          </w:tcPr>
          <w:p>
            <w:r>
              <w:t>Timeline query latency</w:t>
            </w:r>
          </w:p>
        </w:tc>
        <w:tc>
          <w:tcPr>
            <w:tcW w:type="dxa" w:w="2880"/>
          </w:tcPr>
          <w:p>
            <w:r>
              <w:t>≤ 5 s p95 including structured + hybrid search</w:t>
            </w:r>
          </w:p>
        </w:tc>
      </w:tr>
      <w:tr>
        <w:tc>
          <w:tcPr>
            <w:tcW w:type="dxa" w:w="2880"/>
          </w:tcPr>
          <w:p>
            <w:r>
              <w:t>NFR-AI-3</w:t>
            </w:r>
          </w:p>
        </w:tc>
        <w:tc>
          <w:tcPr>
            <w:tcW w:type="dxa" w:w="2880"/>
          </w:tcPr>
          <w:p>
            <w:r>
              <w:t>New summary with careInstructions indexed</w:t>
            </w:r>
          </w:p>
        </w:tc>
        <w:tc>
          <w:tcPr>
            <w:tcW w:type="dxa" w:w="2880"/>
          </w:tcPr>
          <w:p>
            <w:r>
              <w:t>Timeline queryable within 5 minutes</w:t>
            </w:r>
          </w:p>
        </w:tc>
      </w:tr>
    </w:tbl>
    <w:p>
      <w:pPr>
        <w:pStyle w:val="Heading1"/>
      </w:pPr>
      <w:r>
        <w:t>13. Current vs Target State</w:t>
      </w:r>
    </w:p>
    <w:p>
      <w:del w:id="13" w:author="CareConnect Doc Refresh" w:date="2026-09-01T19:12:01Z">
        <w:r>
          <w:delText xml:space="preserve">Capability || Current codebase || Target (Milestone 3)
Structured med events in summaries || Not generated || careInstructions with status + effectiveDate
Derived timeline index || None || MEDICATION_TIMELINE_EVENT rows
Timeline SQL prefilter || None || Ordered by effective_date metadata
Entity normalization || None || RxNorm / alias map at index time
Ask AI timeline answers || None || FR-AI-11 compliant cited timelines
Voice timeline queries || No Ask AI voice path || Same retrieval as text
Platform med history || Single-row snapshot || Supplementary; episodes are authoritative for changes discussed in calls/visits</w:delText>
        </w:r>
      </w:del>
    </w:p>
    <w:ins w:id="14" w:author="CareConnect Doc Refresh" w:date="2026-09-01T19:12:01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880"/>
          <w:gridCol w:w="2880"/>
          <w:gridCol w:w="2880"/>
        </w:tblGrid>
        <w:tr>
          <w:tc>
            <w:tcPr>
              <w:tcW w:type="dxa" w:w="2880"/>
            </w:tcPr>
            <w:p>
              <w:r>
                <w:rPr>
                  <w:b/>
                </w:rPr>
                <w:t>Capability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Current codebase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Target (Milestone 3)</w:t>
              </w:r>
            </w:p>
          </w:tc>
        </w:tr>
        <w:tr>
          <w:tc>
            <w:tcPr>
              <w:tcW w:type="dxa" w:w="2880"/>
            </w:tcPr>
            <w:p>
              <w:r>
                <w:t>Structured med events in summaries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Not generated</w:t>
              </w:r>
            </w:p>
          </w:tc>
          <w:tc>
            <w:tcPr>
              <w:tcW w:type="dxa" w:w="2880"/>
            </w:tcPr>
            <w:p>
              <w:r>
                <w:t>careInstructions with status + effectiveDate</w:t>
              </w:r>
            </w:p>
          </w:tc>
        </w:tr>
        <w:tr>
          <w:tc>
            <w:tcPr>
              <w:tcW w:type="dxa" w:w="2880"/>
            </w:tcPr>
            <w:p>
              <w:r>
                <w:t>Derived timeline index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MEDICATION_TIMELINE_EVENT rows</w:t>
              </w:r>
            </w:p>
          </w:tc>
        </w:tr>
        <w:tr>
          <w:tc>
            <w:tcPr>
              <w:tcW w:type="dxa" w:w="2880"/>
            </w:tcPr>
            <w:p>
              <w:r>
                <w:t>Timeline SQL prefilter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Ordered by effective_date metadata</w:t>
              </w:r>
            </w:p>
          </w:tc>
        </w:tr>
        <w:tr>
          <w:tc>
            <w:tcPr>
              <w:tcW w:type="dxa" w:w="2880"/>
            </w:tcPr>
            <w:p>
              <w:r>
                <w:t>Entity normalization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RxNorm / alias map at index time</w:t>
              </w:r>
            </w:p>
          </w:tc>
        </w:tr>
        <w:tr>
          <w:tc>
            <w:tcPr>
              <w:tcW w:type="dxa" w:w="2880"/>
            </w:tcPr>
            <w:p>
              <w:r>
                <w:t>Ask AI timeline answers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 (AI chat API opt-in; no context/RAG)</w:t>
              </w:r>
            </w:p>
          </w:tc>
          <w:tc>
            <w:tcPr>
              <w:tcW w:type="dxa" w:w="2880"/>
            </w:tcPr>
            <w:p>
              <w:r>
                <w:t>FR-AI-11 compliant cited timelines</w:t>
              </w:r>
            </w:p>
          </w:tc>
        </w:tr>
        <w:tr>
          <w:tc>
            <w:tcPr>
              <w:tcW w:type="dxa" w:w="2880"/>
            </w:tcPr>
            <w:p>
              <w:r>
                <w:t>Medical context in chat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MedicalContextService exists but orphaned from Bedrock path</w:t>
              </w:r>
            </w:p>
          </w:tc>
          <w:tc>
            <w:tcPr>
              <w:tcW w:type="dxa" w:w="2880"/>
            </w:tcPr>
            <w:p>
              <w:r>
                <w:t>Inject scoped med list + timeline chunks pre-Bedrock</w:t>
              </w:r>
            </w:p>
          </w:tc>
        </w:tr>
        <w:tr>
          <w:tc>
            <w:tcPr>
              <w:tcW w:type="dxa" w:w="2880"/>
            </w:tcPr>
            <w:p>
              <w:r>
                <w:t>Voice timeline queries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 Ask AI voice path</w:t>
              </w:r>
            </w:p>
          </w:tc>
          <w:tc>
            <w:tcPr>
              <w:tcW w:type="dxa" w:w="2880"/>
            </w:tcPr>
            <w:p>
              <w:r>
                <w:t>Same retrieval as text</w:t>
              </w:r>
            </w:p>
          </w:tc>
        </w:tr>
        <w:tr>
          <w:tc>
            <w:tcPr>
              <w:tcW w:type="dxa" w:w="2880"/>
            </w:tcPr>
            <w:p>
              <w:r>
                <w:t>Platform med history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Single-row snapshot</w:t>
              </w:r>
            </w:p>
          </w:tc>
          <w:tc>
            <w:tcPr>
              <w:tcW w:type="dxa" w:w="2880"/>
            </w:tcPr>
            <w:p>
              <w:r>
                <w:t>Supplementary; episodes are authoritative for changes discussed in calls/visits</w:t>
              </w:r>
            </w:p>
          </w:tc>
        </w:tr>
      </w:tbl>
    </w:ins>
    <w:p>
      <w:pPr>
        <w:pStyle w:val="Heading1"/>
      </w:pPr>
      <w:r>
        <w:t>14.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Upgrade Bedrock summary prompt + parser to full unified contract (careInstructions, conditions, SOAP)</w:t>
            </w:r>
          </w:p>
        </w:tc>
        <w:tc>
          <w:tcPr>
            <w:tcW w:type="dxa" w:w="2880"/>
          </w:tcPr>
          <w:p>
            <w:r>
              <w:t>Team SUM / platform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t>Validate sample JSON schema in CI; reject summaries missing status/effectiveDate on med items</w:t>
            </w:r>
          </w:p>
        </w:tc>
        <w:tc>
          <w:tcPr>
            <w:tcW w:type="dxa" w:w="2880"/>
          </w:tcPr>
          <w:p>
            <w:r>
              <w:t>Schema tests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Indexer: explode careInstructions type=medication → MEDICATION_TIMELINE_EVENT chunks</w:t>
            </w:r>
          </w:p>
        </w:tc>
        <w:tc>
          <w:tcPr>
            <w:tcW w:type="dxa" w:w="2880"/>
          </w:tcPr>
          <w:p>
            <w:r>
              <w:t>retrieval_index_chunk migration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Medication name normalization at index time</w:t>
            </w:r>
          </w:p>
        </w:tc>
        <w:tc>
          <w:tcPr>
            <w:tcW w:type="dxa" w:w="2880"/>
          </w:tcPr>
          <w:p>
            <w:r>
              <w:t>RxNorm or curated alias list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Timeline query planner in retrieval service (detect med intent → structured prefilter first)</w:t>
            </w:r>
          </w:p>
        </w:tc>
        <w:tc>
          <w:tcPr>
            <w:tcW w:type="dxa" w:w="2880"/>
          </w:tcPr>
          <w:p>
            <w:r>
              <w:t>Hybrid retrieval service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Merge patient_medication snapshot into timeline footer</w:t>
            </w:r>
          </w:p>
        </w:tc>
        <w:tc>
          <w:tcPr>
            <w:tcW w:type="dxa" w:w="2880"/>
          </w:tcPr>
          <w:p>
            <w:r>
              <w:t>MedicationService API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Transcript/sourceTurnId deep links in citations</w:t>
            </w:r>
          </w:p>
        </w:tc>
        <w:tc>
          <w:tcPr>
            <w:tcW w:type="dxa" w:w="2880"/>
          </w:tcPr>
          <w:p>
            <w:r>
              <w:t>Call transcript UI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STML cross-episode medication change linking</w:t>
            </w:r>
          </w:p>
        </w:tc>
        <w:tc>
          <w:tcPr>
            <w:tcW w:type="dxa" w:w="2880"/>
          </w:tcPr>
          <w:p>
            <w:r>
              <w:t>STML memory layer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Voice query → same timeline pipeline</w:t>
            </w:r>
          </w:p>
        </w:tc>
        <w:tc>
          <w:tcPr>
            <w:tcW w:type="dxa" w:w="2880"/>
          </w:tcPr>
          <w:p>
            <w:r>
              <w:t>Voice mic on Ask AI (see voice-query doc)</w:t>
            </w:r>
          </w:p>
        </w:tc>
      </w:tr>
    </w:tbl>
    <w:p>
      <w:pPr>
        <w:pStyle w:val="Heading2"/>
      </w:pPr>
      <w:r>
        <w:t>14.1 Index-time pseudocode</w:t>
      </w:r>
    </w:p>
    <w:p>
      <w:r>
        <w:rPr>
          <w:rFonts w:ascii="Consolas" w:hAnsi="Consolas"/>
        </w:rPr>
        <w:t>for each summary in (call_summaries UNION visit_summaries):</w:t>
        <w:br/>
        <w:t xml:space="preserve">  for item in summary.careInstructions where item.type == 'medication':</w:t>
        <w:br/>
        <w:t xml:space="preserve">    if item.status in ('started','discontinued','changed','paused'):</w:t>
        <w:br/>
        <w:t xml:space="preserve">      emit chunk(</w:t>
        <w:br/>
        <w:t xml:space="preserve">        record_type = 'MEDICATION_TIMELINE_EVENT',</w:t>
        <w:br/>
        <w:t xml:space="preserve">        patient_id = resolve_patient(summary.episodeId),</w:t>
        <w:br/>
        <w:t xml:space="preserve">        effective_date = parse_date(item.effectiveDate),</w:t>
        <w:br/>
        <w:t xml:space="preserve">        metadata = { event_type: item.status, item_id: item.itemId, ... },</w:t>
        <w:br/>
        <w:t xml:space="preserve">        chunk_text = item.text,</w:t>
        <w:br/>
        <w:t xml:space="preserve">        embedding = embed(item.text)</w:t>
        <w:br/>
        <w:t xml:space="preserve">      )</w:t>
      </w:r>
    </w:p>
    <w:p>
      <w:pPr>
        <w:pStyle w:val="Heading1"/>
      </w:pPr>
      <w:r>
        <w:t>15.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docs/Voice_Query_Path_and_STT_Framework_Dependencies.docx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C:\Users\ravic\Downloads\CareConnect_SRS_Revision 2.0_TEAM E.docx</w:t>
      </w:r>
    </w:p>
    <w:p>
      <w:pPr>
        <w:pStyle w:val="ListBullet"/>
      </w:pPr>
      <w:r>
        <w:t>backend/core/src/main/java/com/careconnect/service/BedrockSentimentService.java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backend/core/src/main/java/com/careconnect/service/MedicalContextService.java</w:t>
      </w:r>
    </w:p>
    <w:p>
      <w:pPr>
        <w:pStyle w:val="ListBullet"/>
      </w:pPr>
      <w:r>
        <w:t>backend/core/src/main/java/com/careconnect/model/Medication.java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Heading1"/>
      </w:pPr>
      <w:r>
        <w:t>16. Conclusion</w:t>
      </w:r>
    </w:p>
    <w:p>
      <w:r>
        <w:t>FR-AI-11 is a first-class Ask AI capability requiring structured medication lifecycle events with effective dates, hybrid retrieval across episodes, and prominent presentation of discontinuations and dose changes. The unified summary careInstructions[] contract (status + effectiveDate + itemId) is the authoritative structured source; platform patient_medication supplements current-state context but cannot alone satisfy multi-event timelines.</w:t>
      </w:r>
    </w:p>
    <w:p>
      <w:r>
        <w:rPr>
          <w:highlight w:val="yellow"/>
        </w:rPr>
        <w:t>Critical path: (1) align live summary generation with target JSON contract, (2) build MEDICATION_TIMELINE_EVENT derived index, (3) implement structured-then-hybrid timeline query in retrieval service, (4) assemble cited chronological answers with safety and RBAC gates, (5) validate with TC-E-AI-011 scenarios.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